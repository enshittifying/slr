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89189" w14:textId="40A71CCC" w:rsidR="00EF6267" w:rsidRPr="00EF6267" w:rsidRDefault="00655727" w:rsidP="00E35087">
      <w:pPr>
        <w:ind w:firstLine="0"/>
        <w:jc w:val="center"/>
        <w:rPr>
          <w:lang w:val="fr-FR"/>
        </w:rPr>
      </w:pPr>
      <w:r w:rsidRPr="006B7874">
        <w:rPr>
          <w:lang w:val="fr-FR"/>
        </w:rPr>
        <w:t>NOTE</w:t>
      </w:r>
    </w:p>
    <w:p w14:paraId="2CB1769C" w14:textId="77777777" w:rsidR="00011A2A" w:rsidRDefault="00011A2A" w:rsidP="002A751B">
      <w:pPr>
        <w:ind w:firstLine="0"/>
        <w:jc w:val="center"/>
        <w:rPr>
          <w:iCs/>
          <w:sz w:val="28"/>
          <w:szCs w:val="28"/>
        </w:rPr>
      </w:pPr>
      <w:r w:rsidRPr="00011A2A">
        <w:rPr>
          <w:iCs/>
          <w:sz w:val="28"/>
          <w:szCs w:val="28"/>
        </w:rPr>
        <w:t>Beyond Infringement: Rethinking DMCA § 1202 for Generative AI</w:t>
      </w:r>
    </w:p>
    <w:p w14:paraId="60E058DA" w14:textId="287042B6" w:rsidR="002A751B" w:rsidRPr="002A751B" w:rsidRDefault="006B7874" w:rsidP="002A751B">
      <w:pPr>
        <w:ind w:firstLine="0"/>
        <w:jc w:val="center"/>
      </w:pPr>
      <w:r>
        <w:t>LARISSA BERSH</w:t>
      </w:r>
      <w:r w:rsidR="002A751B" w:rsidRPr="002A751B">
        <w:rPr>
          <w:vertAlign w:val="superscript"/>
        </w:rPr>
        <w:footnoteReference w:customMarkFollows="1" w:id="1"/>
        <w:t>†</w:t>
      </w:r>
    </w:p>
    <w:p w14:paraId="5FBDF858" w14:textId="77777777" w:rsidR="0036669D" w:rsidRDefault="0036669D" w:rsidP="00655727">
      <w:pPr>
        <w:rPr>
          <w:b/>
        </w:rPr>
      </w:pPr>
    </w:p>
    <w:p w14:paraId="58DFD0D3" w14:textId="176F8946" w:rsidR="00011A2A" w:rsidRDefault="00EF6267" w:rsidP="007E078E">
      <w:r w:rsidRPr="009B1A1D">
        <w:rPr>
          <w:b/>
        </w:rPr>
        <w:t>Abstract</w:t>
      </w:r>
      <w:r w:rsidR="00011A2A">
        <w:rPr>
          <w:b/>
        </w:rPr>
        <w:t xml:space="preserve">. </w:t>
      </w:r>
      <w:r w:rsidR="00011A2A">
        <w:t>With the emergence of large language models (LLMs) like ChatGPT, scholars and courts have fervently debated whether LLMs’ training on and reproduction of copyrighted materials amounts to fair use. But in a recent series of cases, a lesser-known challenge to LLMs has reared its head: § 1202 of the Digital Millenium Copyright Act. This provision requires that when a work is copied, its associated copyright management information (CMI)—such as its license or terms of use agreement—is copied with it. The requirement was originally intended to modernize copyright for the Internet by ensuring all users would be aware of the terms of their use. Now, § 1202’s unintended overbreadth threatens to block LLM development and use as it swallows questions of infringement and fair use entirely.</w:t>
      </w:r>
    </w:p>
    <w:p w14:paraId="479B445E" w14:textId="4EC93127" w:rsidR="00011A2A" w:rsidRDefault="00011A2A" w:rsidP="007E078E">
      <w:r>
        <w:t>This Note argues that § 1202 is broader than traditional copyright infringement in three critical respects: It allows liability without any showing of copyrightability, provides no fair use defense, and permits disproportionate statutory damages. While § 1202 includes an intent requirement, that requirement is so minimal that it fails to meaningfully limit the statute’s reach—especially in the LLM context, where the act of violating § 1202 may itself satisfy the mental requirement.</w:t>
      </w:r>
    </w:p>
    <w:p w14:paraId="2A9AB359" w14:textId="77777777" w:rsidR="00011A2A" w:rsidRDefault="00011A2A" w:rsidP="00011A2A">
      <w:r>
        <w:t>In response to these concerns, this Note proposes that courts adopt an identicality requirement for § 1202 claims against LLMs. This requirement would cabin liability to outputs that exactly match training data—cases where the removal or alteration of CMI is both clear and technically avoidable. The approach mirrors Congress’s existing accommodation of technological limitations for broadcasters in cases of technical infeasibility or financial hardship. A similar understanding for LLMs would preserve § 1202’s core purpose, resolve a growing district court split, and ensure the most consequential copyright question raised by generative artificial intelligence is answered on its merits—not sidestepped by a statute never designed to decide it.</w:t>
      </w:r>
    </w:p>
    <w:p w14:paraId="2B7B57BF" w14:textId="0BDF3813" w:rsidR="00427EC5" w:rsidRPr="00427EC5" w:rsidRDefault="00427EC5" w:rsidP="00427EC5"/>
    <w:p w14:paraId="4BEAF6C6" w14:textId="481B415C" w:rsidR="0016574B" w:rsidRDefault="0016574B" w:rsidP="00427EC5">
      <w:pPr>
        <w:ind w:firstLine="0"/>
      </w:pPr>
      <w:r>
        <w:br w:type="page"/>
      </w:r>
    </w:p>
    <w:sdt>
      <w:sdtPr>
        <w:rPr>
          <w:b/>
          <w:bCs/>
          <w:sz w:val="20"/>
        </w:rPr>
        <w:id w:val="1101063903"/>
        <w:docPartObj>
          <w:docPartGallery w:val="Table of Contents"/>
          <w:docPartUnique/>
        </w:docPartObj>
      </w:sdtPr>
      <w:sdtEndPr>
        <w:rPr>
          <w:b w:val="0"/>
          <w:bCs w:val="0"/>
          <w:noProof/>
          <w:sz w:val="21"/>
        </w:rPr>
      </w:sdtEndPr>
      <w:sdtContent>
        <w:p w14:paraId="7F5BA08E" w14:textId="1009EF9C" w:rsidR="00F95786" w:rsidRPr="0018194B" w:rsidRDefault="00F95786" w:rsidP="0018194B">
          <w:pPr>
            <w:jc w:val="center"/>
            <w:rPr>
              <w:b/>
              <w:bCs/>
            </w:rPr>
          </w:pPr>
          <w:r w:rsidRPr="0018194B">
            <w:rPr>
              <w:b/>
              <w:bCs/>
            </w:rPr>
            <w:t>Table of Contents</w:t>
          </w:r>
        </w:p>
        <w:p w14:paraId="1B67C4AC" w14:textId="3F991322" w:rsidR="00983AFD" w:rsidRDefault="00A72DE1">
          <w:pPr>
            <w:pStyle w:val="TOC1"/>
            <w:tabs>
              <w:tab w:val="right" w:leader="dot" w:pos="6700"/>
            </w:tabs>
            <w:rPr>
              <w:rFonts w:asciiTheme="minorHAnsi" w:eastAsiaTheme="minorEastAsia" w:hAnsiTheme="minorHAnsi"/>
              <w:bCs w:val="0"/>
              <w:noProof/>
              <w:kern w:val="2"/>
              <w:sz w:val="24"/>
              <w14:ligatures w14:val="standardContextual"/>
            </w:rPr>
          </w:pPr>
          <w:r>
            <w:rPr>
              <w:rFonts w:asciiTheme="minorHAnsi" w:hAnsiTheme="minorHAnsi"/>
              <w:sz w:val="24"/>
            </w:rPr>
            <w:fldChar w:fldCharType="begin"/>
          </w:r>
          <w:r>
            <w:rPr>
              <w:rFonts w:asciiTheme="minorHAnsi" w:hAnsiTheme="minorHAnsi"/>
              <w:sz w:val="24"/>
            </w:rPr>
            <w:instrText xml:space="preserve"> TOC \o "1-4" </w:instrText>
          </w:r>
          <w:r>
            <w:rPr>
              <w:rFonts w:asciiTheme="minorHAnsi" w:hAnsiTheme="minorHAnsi"/>
              <w:sz w:val="24"/>
            </w:rPr>
            <w:fldChar w:fldCharType="separate"/>
          </w:r>
          <w:r w:rsidR="00983AFD">
            <w:rPr>
              <w:noProof/>
            </w:rPr>
            <w:t>Introduction</w:t>
          </w:r>
          <w:r w:rsidR="00983AFD">
            <w:rPr>
              <w:noProof/>
            </w:rPr>
            <w:tab/>
          </w:r>
          <w:r w:rsidR="00983AFD">
            <w:rPr>
              <w:noProof/>
            </w:rPr>
            <w:fldChar w:fldCharType="begin"/>
          </w:r>
          <w:r w:rsidR="00983AFD">
            <w:rPr>
              <w:noProof/>
            </w:rPr>
            <w:instrText xml:space="preserve"> PAGEREF _Toc210501250 \h </w:instrText>
          </w:r>
          <w:r w:rsidR="00983AFD">
            <w:rPr>
              <w:noProof/>
            </w:rPr>
          </w:r>
          <w:r w:rsidR="00983AFD">
            <w:rPr>
              <w:noProof/>
            </w:rPr>
            <w:fldChar w:fldCharType="separate"/>
          </w:r>
          <w:r w:rsidR="00983AFD">
            <w:rPr>
              <w:noProof/>
            </w:rPr>
            <w:t>3</w:t>
          </w:r>
          <w:r w:rsidR="00983AFD">
            <w:rPr>
              <w:noProof/>
            </w:rPr>
            <w:fldChar w:fldCharType="end"/>
          </w:r>
        </w:p>
        <w:p w14:paraId="76F0B1B4" w14:textId="3B1D8E91" w:rsidR="00983AFD" w:rsidRDefault="00983AFD" w:rsidP="00983AFD">
          <w:pPr>
            <w:pStyle w:val="TOC2"/>
            <w:ind w:left="720" w:right="500" w:hanging="360"/>
            <w:rPr>
              <w:rFonts w:asciiTheme="minorHAnsi" w:eastAsiaTheme="minorEastAsia" w:hAnsiTheme="minorHAnsi"/>
              <w:bCs w:val="0"/>
              <w:kern w:val="2"/>
              <w:sz w:val="24"/>
              <w:szCs w:val="24"/>
              <w14:ligatures w14:val="standardContextual"/>
            </w:rPr>
          </w:pPr>
          <w:r>
            <w:t>I.</w:t>
          </w:r>
          <w:r>
            <w:rPr>
              <w:rFonts w:asciiTheme="minorHAnsi" w:eastAsiaTheme="minorEastAsia" w:hAnsiTheme="minorHAnsi"/>
              <w:bCs w:val="0"/>
              <w:kern w:val="2"/>
              <w:sz w:val="24"/>
              <w:szCs w:val="24"/>
              <w14:ligatures w14:val="standardContextual"/>
            </w:rPr>
            <w:tab/>
          </w:r>
          <w:r>
            <w:t>The DMCA’s Purpose: Maintaining Copyright Liability in a Digital World</w:t>
          </w:r>
          <w:r>
            <w:tab/>
          </w:r>
          <w:r>
            <w:fldChar w:fldCharType="begin"/>
          </w:r>
          <w:r>
            <w:instrText xml:space="preserve"> PAGEREF _Toc210501251 \h </w:instrText>
          </w:r>
          <w:r>
            <w:fldChar w:fldCharType="separate"/>
          </w:r>
          <w:r>
            <w:t>9</w:t>
          </w:r>
          <w:r>
            <w:fldChar w:fldCharType="end"/>
          </w:r>
        </w:p>
        <w:p w14:paraId="0ADE4194" w14:textId="456B2A5E" w:rsidR="00983AFD" w:rsidRDefault="00983AFD">
          <w:pPr>
            <w:pStyle w:val="TOC2"/>
            <w:rPr>
              <w:rFonts w:asciiTheme="minorHAnsi" w:eastAsiaTheme="minorEastAsia" w:hAnsiTheme="minorHAnsi"/>
              <w:bCs w:val="0"/>
              <w:kern w:val="2"/>
              <w:sz w:val="24"/>
              <w:szCs w:val="24"/>
              <w14:ligatures w14:val="standardContextual"/>
            </w:rPr>
          </w:pPr>
          <w:r>
            <w:t>II.</w:t>
          </w:r>
          <w:r>
            <w:rPr>
              <w:rFonts w:asciiTheme="minorHAnsi" w:eastAsiaTheme="minorEastAsia" w:hAnsiTheme="minorHAnsi"/>
              <w:bCs w:val="0"/>
              <w:kern w:val="2"/>
              <w:sz w:val="24"/>
              <w:szCs w:val="24"/>
              <w14:ligatures w14:val="standardContextual"/>
            </w:rPr>
            <w:tab/>
          </w:r>
          <w:r>
            <w:t>The DMCA in Practice: Liability Explodes</w:t>
          </w:r>
          <w:r>
            <w:tab/>
          </w:r>
          <w:r>
            <w:fldChar w:fldCharType="begin"/>
          </w:r>
          <w:r>
            <w:instrText xml:space="preserve"> PAGEREF _Toc210501252 \h </w:instrText>
          </w:r>
          <w:r>
            <w:fldChar w:fldCharType="separate"/>
          </w:r>
          <w:r>
            <w:t>12</w:t>
          </w:r>
          <w:r>
            <w:fldChar w:fldCharType="end"/>
          </w:r>
        </w:p>
        <w:p w14:paraId="0B866F8F" w14:textId="69F47910" w:rsidR="00983AFD" w:rsidRDefault="00983AFD">
          <w:pPr>
            <w:pStyle w:val="TOC3"/>
            <w:rPr>
              <w:rFonts w:asciiTheme="minorHAnsi" w:eastAsiaTheme="minorEastAsia" w:hAnsiTheme="minorHAnsi"/>
              <w:kern w:val="2"/>
              <w:sz w:val="24"/>
              <w:szCs w:val="24"/>
              <w14:ligatures w14:val="standardContextual"/>
            </w:rPr>
          </w:pPr>
          <w:r w:rsidRPr="002F1509">
            <w:t>A.</w:t>
          </w:r>
          <w:r>
            <w:rPr>
              <w:rFonts w:asciiTheme="minorHAnsi" w:eastAsiaTheme="minorEastAsia" w:hAnsiTheme="minorHAnsi"/>
              <w:kern w:val="2"/>
              <w:sz w:val="24"/>
              <w:szCs w:val="24"/>
              <w14:ligatures w14:val="standardContextual"/>
            </w:rPr>
            <w:tab/>
          </w:r>
          <w:r>
            <w:t>Weakened Standard for Proving Copying</w:t>
          </w:r>
          <w:r>
            <w:tab/>
          </w:r>
          <w:r>
            <w:fldChar w:fldCharType="begin"/>
          </w:r>
          <w:r>
            <w:instrText xml:space="preserve"> PAGEREF _Toc210501253 \h </w:instrText>
          </w:r>
          <w:r>
            <w:fldChar w:fldCharType="separate"/>
          </w:r>
          <w:r>
            <w:t>14</w:t>
          </w:r>
          <w:r>
            <w:fldChar w:fldCharType="end"/>
          </w:r>
        </w:p>
        <w:p w14:paraId="3F727B8B" w14:textId="28E175E0" w:rsidR="00983AFD" w:rsidRDefault="00983AFD">
          <w:pPr>
            <w:pStyle w:val="TOC3"/>
            <w:rPr>
              <w:rFonts w:asciiTheme="minorHAnsi" w:eastAsiaTheme="minorEastAsia" w:hAnsiTheme="minorHAnsi"/>
              <w:kern w:val="2"/>
              <w:sz w:val="24"/>
              <w:szCs w:val="24"/>
              <w14:ligatures w14:val="standardContextual"/>
            </w:rPr>
          </w:pPr>
          <w:r w:rsidRPr="002F1509">
            <w:t>B.</w:t>
          </w:r>
          <w:r>
            <w:rPr>
              <w:rFonts w:asciiTheme="minorHAnsi" w:eastAsiaTheme="minorEastAsia" w:hAnsiTheme="minorHAnsi"/>
              <w:kern w:val="2"/>
              <w:sz w:val="24"/>
              <w:szCs w:val="24"/>
              <w14:ligatures w14:val="standardContextual"/>
            </w:rPr>
            <w:tab/>
          </w:r>
          <w:r>
            <w:t>No Fair Use Defense</w:t>
          </w:r>
          <w:r>
            <w:tab/>
          </w:r>
          <w:r>
            <w:fldChar w:fldCharType="begin"/>
          </w:r>
          <w:r>
            <w:instrText xml:space="preserve"> PAGEREF _Toc210501254 \h </w:instrText>
          </w:r>
          <w:r>
            <w:fldChar w:fldCharType="separate"/>
          </w:r>
          <w:r>
            <w:t>25</w:t>
          </w:r>
          <w:r>
            <w:fldChar w:fldCharType="end"/>
          </w:r>
        </w:p>
        <w:p w14:paraId="25FA5EFC" w14:textId="34066500" w:rsidR="00983AFD" w:rsidRDefault="00983AFD">
          <w:pPr>
            <w:pStyle w:val="TOC3"/>
            <w:rPr>
              <w:rFonts w:asciiTheme="minorHAnsi" w:eastAsiaTheme="minorEastAsia" w:hAnsiTheme="minorHAnsi"/>
              <w:kern w:val="2"/>
              <w:sz w:val="24"/>
              <w:szCs w:val="24"/>
              <w14:ligatures w14:val="standardContextual"/>
            </w:rPr>
          </w:pPr>
          <w:r w:rsidRPr="002F1509">
            <w:t>C.</w:t>
          </w:r>
          <w:r>
            <w:rPr>
              <w:rFonts w:asciiTheme="minorHAnsi" w:eastAsiaTheme="minorEastAsia" w:hAnsiTheme="minorHAnsi"/>
              <w:kern w:val="2"/>
              <w:sz w:val="24"/>
              <w:szCs w:val="24"/>
              <w14:ligatures w14:val="standardContextual"/>
            </w:rPr>
            <w:tab/>
          </w:r>
          <w:r>
            <w:t>Heightened Statutory Damages</w:t>
          </w:r>
          <w:r>
            <w:tab/>
          </w:r>
          <w:r>
            <w:fldChar w:fldCharType="begin"/>
          </w:r>
          <w:r>
            <w:instrText xml:space="preserve"> PAGEREF _Toc210501255 \h </w:instrText>
          </w:r>
          <w:r>
            <w:fldChar w:fldCharType="separate"/>
          </w:r>
          <w:r>
            <w:t>29</w:t>
          </w:r>
          <w:r>
            <w:fldChar w:fldCharType="end"/>
          </w:r>
        </w:p>
        <w:p w14:paraId="111ABB12" w14:textId="43E368EF" w:rsidR="00983AFD" w:rsidRDefault="00983AFD">
          <w:pPr>
            <w:pStyle w:val="TOC3"/>
            <w:rPr>
              <w:rFonts w:asciiTheme="minorHAnsi" w:eastAsiaTheme="minorEastAsia" w:hAnsiTheme="minorHAnsi"/>
              <w:kern w:val="2"/>
              <w:sz w:val="24"/>
              <w:szCs w:val="24"/>
              <w14:ligatures w14:val="standardContextual"/>
            </w:rPr>
          </w:pPr>
          <w:r w:rsidRPr="002F1509">
            <w:t>D.</w:t>
          </w:r>
          <w:r>
            <w:rPr>
              <w:rFonts w:asciiTheme="minorHAnsi" w:eastAsiaTheme="minorEastAsia" w:hAnsiTheme="minorHAnsi"/>
              <w:kern w:val="2"/>
              <w:sz w:val="24"/>
              <w:szCs w:val="24"/>
              <w14:ligatures w14:val="standardContextual"/>
            </w:rPr>
            <w:tab/>
          </w:r>
          <w:r>
            <w:t>The Intent Requirement Fails to Cabin</w:t>
          </w:r>
          <w:r>
            <w:tab/>
          </w:r>
          <w:r>
            <w:fldChar w:fldCharType="begin"/>
          </w:r>
          <w:r>
            <w:instrText xml:space="preserve"> PAGEREF _Toc210501256 \h </w:instrText>
          </w:r>
          <w:r>
            <w:fldChar w:fldCharType="separate"/>
          </w:r>
          <w:r>
            <w:t>31</w:t>
          </w:r>
          <w:r>
            <w:fldChar w:fldCharType="end"/>
          </w:r>
        </w:p>
        <w:p w14:paraId="49876CFE" w14:textId="7C3CCE42" w:rsidR="00983AFD" w:rsidRDefault="00983AFD">
          <w:pPr>
            <w:pStyle w:val="TOC2"/>
            <w:rPr>
              <w:rFonts w:asciiTheme="minorHAnsi" w:eastAsiaTheme="minorEastAsia" w:hAnsiTheme="minorHAnsi"/>
              <w:bCs w:val="0"/>
              <w:kern w:val="2"/>
              <w:sz w:val="24"/>
              <w:szCs w:val="24"/>
              <w14:ligatures w14:val="standardContextual"/>
            </w:rPr>
          </w:pPr>
          <w:r>
            <w:t>III.</w:t>
          </w:r>
          <w:r>
            <w:rPr>
              <w:rFonts w:asciiTheme="minorHAnsi" w:eastAsiaTheme="minorEastAsia" w:hAnsiTheme="minorHAnsi"/>
              <w:bCs w:val="0"/>
              <w:kern w:val="2"/>
              <w:sz w:val="24"/>
              <w:szCs w:val="24"/>
              <w14:ligatures w14:val="standardContextual"/>
            </w:rPr>
            <w:tab/>
          </w:r>
          <w:r>
            <w:t>Applying the DMCA to LLMs</w:t>
          </w:r>
          <w:r>
            <w:tab/>
          </w:r>
          <w:r>
            <w:fldChar w:fldCharType="begin"/>
          </w:r>
          <w:r>
            <w:instrText xml:space="preserve"> PAGEREF _Toc210501257 \h </w:instrText>
          </w:r>
          <w:r>
            <w:fldChar w:fldCharType="separate"/>
          </w:r>
          <w:r>
            <w:t>35</w:t>
          </w:r>
          <w:r>
            <w:fldChar w:fldCharType="end"/>
          </w:r>
        </w:p>
        <w:p w14:paraId="6B6D22BD" w14:textId="77D72210" w:rsidR="00983AFD" w:rsidRDefault="00983AFD">
          <w:pPr>
            <w:pStyle w:val="TOC2"/>
            <w:rPr>
              <w:rFonts w:asciiTheme="minorHAnsi" w:eastAsiaTheme="minorEastAsia" w:hAnsiTheme="minorHAnsi"/>
              <w:bCs w:val="0"/>
              <w:kern w:val="2"/>
              <w:sz w:val="24"/>
              <w:szCs w:val="24"/>
              <w14:ligatures w14:val="standardContextual"/>
            </w:rPr>
          </w:pPr>
          <w:r>
            <w:t>IV.</w:t>
          </w:r>
          <w:r>
            <w:rPr>
              <w:rFonts w:asciiTheme="minorHAnsi" w:eastAsiaTheme="minorEastAsia" w:hAnsiTheme="minorHAnsi"/>
              <w:bCs w:val="0"/>
              <w:kern w:val="2"/>
              <w:sz w:val="24"/>
              <w:szCs w:val="24"/>
              <w14:ligatures w14:val="standardContextual"/>
            </w:rPr>
            <w:tab/>
          </w:r>
          <w:r>
            <w:t>Bridging the Purpose and Practice</w:t>
          </w:r>
          <w:r>
            <w:tab/>
          </w:r>
          <w:r>
            <w:fldChar w:fldCharType="begin"/>
          </w:r>
          <w:r>
            <w:instrText xml:space="preserve"> PAGEREF _Toc210501258 \h </w:instrText>
          </w:r>
          <w:r>
            <w:fldChar w:fldCharType="separate"/>
          </w:r>
          <w:r>
            <w:t>48</w:t>
          </w:r>
          <w:r>
            <w:fldChar w:fldCharType="end"/>
          </w:r>
        </w:p>
        <w:p w14:paraId="54DA9E07" w14:textId="7F94303D" w:rsidR="00983AFD" w:rsidRDefault="00983AFD">
          <w:pPr>
            <w:pStyle w:val="TOC1"/>
            <w:tabs>
              <w:tab w:val="right" w:leader="dot" w:pos="6700"/>
            </w:tabs>
            <w:rPr>
              <w:rFonts w:asciiTheme="minorHAnsi" w:eastAsiaTheme="minorEastAsia" w:hAnsiTheme="minorHAnsi"/>
              <w:bCs w:val="0"/>
              <w:noProof/>
              <w:kern w:val="2"/>
              <w:sz w:val="24"/>
              <w14:ligatures w14:val="standardContextual"/>
            </w:rPr>
          </w:pPr>
          <w:r>
            <w:rPr>
              <w:noProof/>
            </w:rPr>
            <w:t>Conclusion</w:t>
          </w:r>
          <w:r>
            <w:rPr>
              <w:noProof/>
            </w:rPr>
            <w:tab/>
          </w:r>
          <w:r>
            <w:rPr>
              <w:noProof/>
            </w:rPr>
            <w:fldChar w:fldCharType="begin"/>
          </w:r>
          <w:r>
            <w:rPr>
              <w:noProof/>
            </w:rPr>
            <w:instrText xml:space="preserve"> PAGEREF _Toc210501259 \h </w:instrText>
          </w:r>
          <w:r>
            <w:rPr>
              <w:noProof/>
            </w:rPr>
          </w:r>
          <w:r>
            <w:rPr>
              <w:noProof/>
            </w:rPr>
            <w:fldChar w:fldCharType="separate"/>
          </w:r>
          <w:r>
            <w:rPr>
              <w:noProof/>
            </w:rPr>
            <w:t>56</w:t>
          </w:r>
          <w:r>
            <w:rPr>
              <w:noProof/>
            </w:rPr>
            <w:fldChar w:fldCharType="end"/>
          </w:r>
        </w:p>
        <w:p w14:paraId="792B5607" w14:textId="61ED45A3" w:rsidR="00F95786" w:rsidRDefault="00A72DE1">
          <w:r>
            <w:rPr>
              <w:rFonts w:asciiTheme="minorHAnsi" w:hAnsiTheme="minorHAnsi"/>
              <w:sz w:val="24"/>
            </w:rPr>
            <w:fldChar w:fldCharType="end"/>
          </w:r>
        </w:p>
      </w:sdtContent>
    </w:sdt>
    <w:p w14:paraId="0430621C" w14:textId="77777777" w:rsidR="00720808" w:rsidRDefault="00720808" w:rsidP="009C7212">
      <w:r>
        <w:br w:type="page"/>
      </w:r>
    </w:p>
    <w:p w14:paraId="4F3088A3" w14:textId="17D5128E" w:rsidR="0050214A" w:rsidRDefault="00720808" w:rsidP="007E078E">
      <w:pPr>
        <w:pStyle w:val="Heading1"/>
      </w:pPr>
      <w:bookmarkStart w:id="0" w:name="_Toc210501250"/>
      <w:r w:rsidRPr="008111D9">
        <w:lastRenderedPageBreak/>
        <w:t>Introduction</w:t>
      </w:r>
      <w:bookmarkEnd w:id="0"/>
    </w:p>
    <w:p w14:paraId="085BCABC" w14:textId="77777777" w:rsidR="007E078E" w:rsidRDefault="007E078E" w:rsidP="007E078E">
      <w:r>
        <w:t>Commentators estimate that large language models (LLMs) like ChatGPT and Claude could add trillions of dollars in value to the global economy.</w:t>
      </w:r>
      <w:r>
        <w:rPr>
          <w:vertAlign w:val="superscript"/>
        </w:rPr>
        <w:footnoteReference w:id="2"/>
      </w:r>
      <w:r>
        <w:t xml:space="preserve"> Meanwhile, the appetite of these systems is growing exponentially</w:t>
      </w:r>
      <w:r>
        <w:rPr>
          <w:vertAlign w:val="superscript"/>
        </w:rPr>
        <w:footnoteReference w:id="3"/>
      </w:r>
      <w:r>
        <w:t xml:space="preserve"> as they require access to more and more copyrighted works as training data.</w:t>
      </w:r>
      <w:r>
        <w:rPr>
          <w:vertAlign w:val="superscript"/>
        </w:rPr>
        <w:footnoteReference w:id="4"/>
      </w:r>
    </w:p>
    <w:p w14:paraId="447D3110" w14:textId="77777777" w:rsidR="007E078E" w:rsidRDefault="007E078E" w:rsidP="007E078E">
      <w:r>
        <w:t>Unsurprisingly, this tension between economic and authorship interests has spawned a wealth of legal scholarship and public commentary.</w:t>
      </w:r>
      <w:r>
        <w:rPr>
          <w:vertAlign w:val="superscript"/>
        </w:rPr>
        <w:footnoteReference w:id="5"/>
      </w:r>
      <w:r>
        <w:t xml:space="preserve"> On the legal side, the debate centers around whether training LLMs on copyrighted material is permissible as a “fair use.”</w:t>
      </w:r>
      <w:r>
        <w:rPr>
          <w:vertAlign w:val="superscript"/>
        </w:rPr>
        <w:footnoteReference w:id="6"/>
      </w:r>
      <w:r>
        <w:t xml:space="preserve"> Some scholars vehemently argue that LLM training is a transformative fair use and thereby permitted even if it would otherwise constitute infringement.</w:t>
      </w:r>
      <w:r>
        <w:rPr>
          <w:vertAlign w:val="superscript"/>
        </w:rPr>
        <w:footnoteReference w:id="7"/>
      </w:r>
      <w:r>
        <w:t xml:space="preserve"> Others are just as emphatic in arguing the opposite.</w:t>
      </w:r>
      <w:r>
        <w:rPr>
          <w:vertAlign w:val="superscript"/>
        </w:rPr>
        <w:footnoteReference w:id="8"/>
      </w:r>
      <w:r>
        <w:t xml:space="preserve"> Courts have begun to weigh in,</w:t>
      </w:r>
      <w:r>
        <w:rPr>
          <w:vertAlign w:val="superscript"/>
        </w:rPr>
        <w:footnoteReference w:id="9"/>
      </w:r>
      <w:r>
        <w:t xml:space="preserve"> with a growing docket of lawsuits poised to shed light on the issue.</w:t>
      </w:r>
      <w:r>
        <w:rPr>
          <w:vertAlign w:val="superscript"/>
        </w:rPr>
        <w:footnoteReference w:id="10"/>
      </w:r>
      <w:r>
        <w:t xml:space="preserve"> Non-academic commentators—from tech </w:t>
      </w:r>
      <w:r>
        <w:lastRenderedPageBreak/>
        <w:t>executives</w:t>
      </w:r>
      <w:r>
        <w:rPr>
          <w:vertAlign w:val="superscript"/>
        </w:rPr>
        <w:footnoteReference w:id="11"/>
      </w:r>
      <w:r>
        <w:t xml:space="preserve"> to public interest advocates</w:t>
      </w:r>
      <w:r>
        <w:rPr>
          <w:vertAlign w:val="superscript"/>
        </w:rPr>
        <w:footnoteReference w:id="12"/>
      </w:r>
      <w:r>
        <w:t>—have weighed in as well. Indeed, the issue has incited political tension, with some suggesting that the firing of former Copyright Office head Shira Perlmutter was linked to the Office’s publication of a contentious report</w:t>
      </w:r>
      <w:r>
        <w:rPr>
          <w:vertAlign w:val="superscript"/>
        </w:rPr>
        <w:footnoteReference w:id="13"/>
      </w:r>
      <w:r>
        <w:t xml:space="preserve"> questioning whether fair use applies to LLMs’ training on copyrighted data.</w:t>
      </w:r>
      <w:r>
        <w:rPr>
          <w:vertAlign w:val="superscript"/>
        </w:rPr>
        <w:footnoteReference w:id="14"/>
      </w:r>
    </w:p>
    <w:p w14:paraId="11D01772" w14:textId="77777777" w:rsidR="007E078E" w:rsidRDefault="007E078E" w:rsidP="007E078E">
      <w:r>
        <w:t xml:space="preserve">But while the spotlight has been on fair use and copyright infringement, a lesser-known legal tension has emerged, coming to light in </w:t>
      </w:r>
      <w:r>
        <w:rPr>
          <w:i/>
        </w:rPr>
        <w:t>Doe v. GitHub</w:t>
      </w:r>
      <w:r>
        <w:t>.</w:t>
      </w:r>
      <w:r>
        <w:rPr>
          <w:rStyle w:val="FootnoteReference"/>
        </w:rPr>
        <w:footnoteReference w:id="15"/>
      </w:r>
      <w:r>
        <w:t xml:space="preserve"> Unlike most AI-copyright lawsuits, </w:t>
      </w:r>
      <w:r>
        <w:rPr>
          <w:i/>
        </w:rPr>
        <w:t>Doe v. GitHub</w:t>
      </w:r>
      <w:r>
        <w:t xml:space="preserve"> does not allege infringement at all.</w:t>
      </w:r>
      <w:r>
        <w:rPr>
          <w:rStyle w:val="FootnoteReference"/>
        </w:rPr>
        <w:footnoteReference w:id="16"/>
      </w:r>
      <w:r>
        <w:t xml:space="preserve"> Instead, the plaintiffs invoke § 1202 of the Digital Millenium Copyright Act (DMCA).</w:t>
      </w:r>
      <w:r>
        <w:rPr>
          <w:rStyle w:val="FootnoteReference"/>
        </w:rPr>
        <w:footnoteReference w:id="17"/>
      </w:r>
    </w:p>
    <w:p w14:paraId="772021B7" w14:textId="77777777" w:rsidR="007E078E" w:rsidRDefault="007E078E" w:rsidP="007E078E">
      <w:bookmarkStart w:id="1" w:name="_heading=h.6bzb0v8d0e9" w:colFirst="0" w:colLast="0"/>
      <w:bookmarkEnd w:id="1"/>
      <w:r>
        <w:t>The DMCA is a federal copyright statute enacted in the early days of the Internet to prevent digital piracy.</w:t>
      </w:r>
      <w:r>
        <w:rPr>
          <w:rStyle w:val="FootnoteReference"/>
        </w:rPr>
        <w:footnoteReference w:id="18"/>
      </w:r>
      <w:r>
        <w:t xml:space="preserve"> Prior to the DMCA’s enactment in 1998, the Copyright Act of 1976 was unable to effectively address the intellectual property challenges associated with rapid advances in technology.</w:t>
      </w:r>
      <w:bookmarkStart w:id="2" w:name="_Ref205298234"/>
      <w:r>
        <w:rPr>
          <w:vertAlign w:val="superscript"/>
        </w:rPr>
        <w:footnoteReference w:id="19"/>
      </w:r>
      <w:bookmarkEnd w:id="2"/>
      <w:r>
        <w:t xml:space="preserve"> The Internet allowed </w:t>
      </w:r>
      <w:r>
        <w:lastRenderedPageBreak/>
        <w:t>for millions of exact copies of copyrighted works to be shared across the globe in seconds at minimal cost and “virtually no degradation in quality.”</w:t>
      </w:r>
      <w:bookmarkStart w:id="3" w:name="_Ref211535537"/>
      <w:r>
        <w:rPr>
          <w:vertAlign w:val="superscript"/>
        </w:rPr>
        <w:footnoteReference w:id="20"/>
      </w:r>
      <w:bookmarkEnd w:id="3"/>
      <w:r>
        <w:t xml:space="preserve"> As creative work spread across the Internet through social networks, copies of copies promulgated in untraceable patterns. These works may once have contained copyright management information (CMI): author-imposed conditions of duplication, such as requiring derivative works to credit the original author or remain accessible to the public. But once a work was copied without its CMI, users had no way of knowing what uses were permissible or impermissible. Author intent was obscured, inadvertent infringement was inevitable, and effective enforcement was impossible. In response, the Clinton Administration proposed a series of legal protections above and beyond traditional copyright—a proposal that eventually culminated in the DMCA.</w:t>
      </w:r>
      <w:r>
        <w:rPr>
          <w:rStyle w:val="FootnoteReference"/>
        </w:rPr>
        <w:footnoteReference w:id="21"/>
      </w:r>
      <w:r>
        <w:t xml:space="preserve"> </w:t>
      </w:r>
    </w:p>
    <w:p w14:paraId="26BA5741" w14:textId="77777777" w:rsidR="007E078E" w:rsidRDefault="007E078E" w:rsidP="007E078E">
      <w:r>
        <w:t>Under the DMCA’s § 1202, if a license contains CMI, that CMI must be preserved when a work is copied to enable future users to comply with the work’s conditions for use.</w:t>
      </w:r>
      <w:bookmarkStart w:id="4" w:name="_Ref205299173"/>
      <w:r>
        <w:rPr>
          <w:rStyle w:val="FootnoteReference"/>
        </w:rPr>
        <w:footnoteReference w:id="22"/>
      </w:r>
      <w:bookmarkEnd w:id="4"/>
      <w:r>
        <w:t xml:space="preserve"> CMI often</w:t>
      </w:r>
      <w:r w:rsidDel="00534342">
        <w:t xml:space="preserve"> take</w:t>
      </w:r>
      <w:r>
        <w:t>s</w:t>
      </w:r>
      <w:r w:rsidDel="00534342">
        <w:t xml:space="preserve"> the form of a terms of service agreement or open-source license</w:t>
      </w:r>
      <w:r>
        <w:t>, but may also include a work’s title, the name of the author or copyright owner, or other identifying information.</w:t>
      </w:r>
      <w:r>
        <w:rPr>
          <w:rStyle w:val="FootnoteReference"/>
        </w:rPr>
        <w:footnoteReference w:id="23"/>
      </w:r>
      <w:r>
        <w:t>. As such, DMCA § 1202 protections do not protect the works themselves, but rather the digital management system that protects copyrights.</w:t>
      </w:r>
      <w:r>
        <w:rPr>
          <w:vertAlign w:val="superscript"/>
        </w:rPr>
        <w:footnoteReference w:id="24"/>
      </w:r>
      <w:r>
        <w:t xml:space="preserve"> Naturally, then, though DMCA and traditional copyright infringement claims will often be brought together, each also applies where the other does not. A work can infringe copyright without violating § 1202(b), and a work may violate § 1202(b) without infringing copyright</w:t>
      </w:r>
      <w:r w:rsidRPr="00BD23DD">
        <w:t>.</w:t>
      </w:r>
      <w:r w:rsidRPr="00136C02">
        <w:rPr>
          <w:rStyle w:val="FootnoteReference"/>
        </w:rPr>
        <w:footnoteReference w:id="25"/>
      </w:r>
      <w:r w:rsidRPr="00136C02">
        <w:t xml:space="preserve"> For example, unlawfully copying a work may provide a basis for an infringement claim, but if the defendant keeps the work’s CMI intact, the plaintiff will lack a viable § 1202 claim.</w:t>
      </w:r>
      <w:bookmarkStart w:id="5" w:name="_Ref205644930"/>
      <w:r>
        <w:rPr>
          <w:rStyle w:val="FootnoteReference"/>
        </w:rPr>
        <w:footnoteReference w:id="26"/>
      </w:r>
      <w:bookmarkEnd w:id="5"/>
      <w:r w:rsidRPr="00136C02">
        <w:t xml:space="preserve"> Conversely, the plaintiff may have </w:t>
      </w:r>
      <w:r w:rsidRPr="00136C02">
        <w:lastRenderedPageBreak/>
        <w:t>a basis for a § 1202 claim but not copyright infringement if a copy is a fair or licensed use but removes or alters CMI.</w:t>
      </w:r>
      <w:r>
        <w:rPr>
          <w:rStyle w:val="FootnoteReference"/>
        </w:rPr>
        <w:footnoteReference w:id="27"/>
      </w:r>
      <w:r w:rsidRPr="00136C02">
        <w:t xml:space="preserve"> </w:t>
      </w:r>
    </w:p>
    <w:p w14:paraId="55B21022" w14:textId="77777777" w:rsidR="007E078E" w:rsidRDefault="007E078E" w:rsidP="007E078E">
      <w:bookmarkStart w:id="6" w:name="_heading=h.37oklnghzjff" w:colFirst="0" w:colLast="0"/>
      <w:bookmarkEnd w:id="6"/>
      <w:r>
        <w:t>While some of § 1202’s breadth was intentional,</w:t>
      </w:r>
      <w:r>
        <w:rPr>
          <w:vertAlign w:val="superscript"/>
        </w:rPr>
        <w:footnoteReference w:id="28"/>
      </w:r>
      <w:r>
        <w:t xml:space="preserve"> much of its expansiveness appears to be accidental. Its unanswered questions and contradictory interpretations have left courts without clear guardrails.</w:t>
      </w:r>
      <w:r>
        <w:rPr>
          <w:vertAlign w:val="superscript"/>
        </w:rPr>
        <w:footnoteReference w:id="29"/>
      </w:r>
      <w:r>
        <w:t xml:space="preserve"> For example, courts and commentators disagree on whether fair use is an applicable defense to a § 1202(b) claim and what the proper standard is to qualify as a “copy” of a work under § 1202(c), among other disputes.</w:t>
      </w:r>
      <w:bookmarkStart w:id="7" w:name="_Ref205387307"/>
      <w:r>
        <w:rPr>
          <w:rStyle w:val="FootnoteReference"/>
        </w:rPr>
        <w:footnoteReference w:id="30"/>
      </w:r>
      <w:bookmarkEnd w:id="7"/>
      <w:r>
        <w:t xml:space="preserve"> </w:t>
      </w:r>
    </w:p>
    <w:p w14:paraId="2B21D90C" w14:textId="77777777" w:rsidR="007E078E" w:rsidRDefault="007E078E" w:rsidP="007E078E">
      <w:r>
        <w:t xml:space="preserve">Though § 1202 was created to accommodate changes brought about by the digital age, its unpredictability and breadth are anything but accommodating for the new technologies of today. Indeed, for generative artificial intelligence (GenAI), § 1202 threatens to hamper creativity, not foster it. </w:t>
      </w:r>
    </w:p>
    <w:p w14:paraId="4C905C07" w14:textId="77777777" w:rsidR="007E078E" w:rsidRDefault="007E078E" w:rsidP="007E078E">
      <w:r>
        <w:t>Models like ChatGPT are trained on hundreds of thousands of copyrighted works.</w:t>
      </w:r>
      <w:r>
        <w:rPr>
          <w:rStyle w:val="FootnoteReference"/>
        </w:rPr>
        <w:footnoteReference w:id="31"/>
      </w:r>
      <w:r>
        <w:t xml:space="preserve"> Reading § 1202 on its face, the LLM training process is plainly incompatible with its requirements. While § 1202(b) maintains that “no person </w:t>
      </w:r>
      <w:r>
        <w:lastRenderedPageBreak/>
        <w:t>shall . . . intentionally remove or alter any copyright management information,” current methods are unable to process the data used in machine learning without separating that data from its attendant CMI.</w:t>
      </w:r>
      <w:bookmarkStart w:id="8" w:name="_Ref205989341"/>
      <w:r>
        <w:rPr>
          <w:rStyle w:val="FootnoteReference"/>
        </w:rPr>
        <w:footnoteReference w:id="32"/>
      </w:r>
      <w:bookmarkEnd w:id="8"/>
      <w:r w:rsidRPr="00136C02" w:rsidDel="00810E99">
        <w:t xml:space="preserve"> </w:t>
      </w:r>
      <w:r>
        <w:t xml:space="preserve">These methods are foundational to </w:t>
      </w:r>
      <w:r>
        <w:lastRenderedPageBreak/>
        <w:t>the training of LLMs.</w:t>
      </w:r>
      <w:r>
        <w:rPr>
          <w:rStyle w:val="FootnoteReference"/>
        </w:rPr>
        <w:footnoteReference w:id="33"/>
      </w:r>
      <w:r>
        <w:t xml:space="preserve"> Though whether this training is a fair use under traditional copyright infringement has been addressed on narrow facts at the district court level, further attempts at answering the question will be moot if the training process remains independently punishable under § 1202.</w:t>
      </w:r>
      <w:bookmarkStart w:id="9" w:name="_Ref205989222"/>
      <w:r>
        <w:rPr>
          <w:rStyle w:val="FootnoteReference"/>
        </w:rPr>
        <w:footnoteReference w:id="34"/>
      </w:r>
      <w:bookmarkEnd w:id="9"/>
      <w:r>
        <w:t xml:space="preserve"> Courts generally have not considered fair use to be an applicable defense under that title, and § 1202 statutory damages can be exorbitant.</w:t>
      </w:r>
      <w:r>
        <w:rPr>
          <w:rStyle w:val="FootnoteReference"/>
        </w:rPr>
        <w:footnoteReference w:id="35"/>
      </w:r>
    </w:p>
    <w:p w14:paraId="537924D8" w14:textId="77777777" w:rsidR="002039EA" w:rsidRPr="00136C02" w:rsidRDefault="007E078E" w:rsidP="002039EA">
      <w:r>
        <w:t>LLM providers may also face § 1202 liability for their models’ outputs. Courts are split on whether § 1202 requires that an output be identical to the copyrighted source or merely similar. This disagreement—most notably among district courts within the Ninth Circuit, but even within the Northern District of California itself</w:t>
      </w:r>
      <w:bookmarkStart w:id="10" w:name="_Ref206268905"/>
      <w:r>
        <w:rPr>
          <w:rStyle w:val="FootnoteReference"/>
        </w:rPr>
        <w:footnoteReference w:id="36"/>
      </w:r>
      <w:bookmarkEnd w:id="10"/>
      <w:r>
        <w:t xml:space="preserve">—includes </w:t>
      </w:r>
      <w:r>
        <w:rPr>
          <w:i/>
          <w:iCs/>
        </w:rPr>
        <w:t xml:space="preserve">Doe v. </w:t>
      </w:r>
      <w:r w:rsidRPr="00741124">
        <w:rPr>
          <w:i/>
          <w:iCs/>
        </w:rPr>
        <w:t>GitHub</w:t>
      </w:r>
      <w:r>
        <w:t>, in which the Northern District found in favor of an identicality requirement.</w:t>
      </w:r>
      <w:r>
        <w:rPr>
          <w:rStyle w:val="FootnoteReference"/>
        </w:rPr>
        <w:footnoteReference w:id="37"/>
      </w:r>
      <w:r>
        <w:t xml:space="preserve"> </w:t>
      </w:r>
      <w:r w:rsidR="002039EA">
        <w:t>Citing the split, the court granted an interlocutory appeal to resolve the issue in the Ninth Circuit.</w:t>
      </w:r>
      <w:r w:rsidR="002039EA">
        <w:rPr>
          <w:rStyle w:val="FootnoteReference"/>
        </w:rPr>
        <w:footnoteReference w:id="38"/>
      </w:r>
      <w:r w:rsidR="002039EA">
        <w:t xml:space="preserve"> Though narrow in framing, the issue has sweeping implications. If identicality is required, liability would be limited to outputs that clearly reproduce training data—cases where malintent was clear, CMI removal was technologically avoidable, and future infringement is likely. But if similarity is enough, § 1202 becomes a blunt instrument: it </w:t>
      </w:r>
      <w:r w:rsidR="002039EA" w:rsidRPr="00E5574F">
        <w:t xml:space="preserve">could impose billions in statutory damages for even the most well-intentioned, unavoidable, and fair uses. </w:t>
      </w:r>
    </w:p>
    <w:p w14:paraId="69874F9A" w14:textId="77777777" w:rsidR="002039EA" w:rsidRPr="00E5574F" w:rsidRDefault="002039EA" w:rsidP="002039EA">
      <w:r w:rsidRPr="00136C02">
        <w:t xml:space="preserve">Though courts </w:t>
      </w:r>
      <w:r>
        <w:t>in favor of identicality h</w:t>
      </w:r>
      <w:r w:rsidRPr="00136C02">
        <w:t>ave focus</w:t>
      </w:r>
      <w:r>
        <w:t>ed</w:t>
      </w:r>
      <w:r w:rsidRPr="00136C02">
        <w:t xml:space="preserve"> on § 1202’s requirement that a work be a copy, the case law supporting identicality on these grounds is </w:t>
      </w:r>
      <w:r w:rsidRPr="00136C02">
        <w:lastRenderedPageBreak/>
        <w:t>tenuous. An interpretation of identicality must instead be grounded in an honest acknowledgement that § 1202, under a similarity requirement, is technologically incompatible with the way LLMs are built. Congress in fact expressly intended for § 1202’s scienter requirement to preclude liability where CMI retention would be technologically infeasible for valuable good-faith industry practices.</w:t>
      </w:r>
      <w:r w:rsidRPr="00136C02">
        <w:rPr>
          <w:rStyle w:val="FootnoteReference"/>
        </w:rPr>
        <w:footnoteReference w:id="39"/>
      </w:r>
      <w:r w:rsidRPr="00136C02">
        <w:t xml:space="preserve"> As such, courts should read identicality into § 1202’s scienter requirement where, as with contemporary LLMs, further CMI retention is technologically infeasible. Doing so would allow the DMCA to effectively facilitate traditional copyright, rather than supplant it</w:t>
      </w:r>
      <w:r>
        <w:t>.</w:t>
      </w:r>
    </w:p>
    <w:p w14:paraId="0705BEAF" w14:textId="77777777" w:rsidR="002039EA" w:rsidRDefault="002039EA" w:rsidP="002039EA">
      <w:pPr>
        <w:pStyle w:val="Heading2"/>
      </w:pPr>
      <w:bookmarkStart w:id="11" w:name="_Toc210501251"/>
      <w:r>
        <w:t>The DMCA’s Purpose: Maintaining Copyright Liability in a Digital World</w:t>
      </w:r>
      <w:bookmarkEnd w:id="11"/>
    </w:p>
    <w:p w14:paraId="0270FD18" w14:textId="77777777" w:rsidR="002039EA" w:rsidRDefault="002039EA" w:rsidP="002039EA">
      <w:bookmarkStart w:id="12" w:name="_heading=h.jksrgqpnvsdj" w:colFirst="0" w:colLast="0"/>
      <w:bookmarkEnd w:id="12"/>
      <w:r>
        <w:t>The Digital Millennium Copyright Act (DMCA) was enacted in 1998 to update copyright law for the digital age.</w:t>
      </w:r>
      <w:r>
        <w:rPr>
          <w:rStyle w:val="FootnoteReference"/>
        </w:rPr>
        <w:footnoteReference w:id="40"/>
      </w:r>
      <w:r>
        <w:t xml:space="preserve"> Though it implements two World Intellectual Property Organization (WIPO) treaties, its conceptual origins trace back to a 1995 report published by the Clinton Administration.</w:t>
      </w:r>
      <w:bookmarkStart w:id="13" w:name="_Ref209254954"/>
      <w:r>
        <w:rPr>
          <w:vertAlign w:val="superscript"/>
        </w:rPr>
        <w:footnoteReference w:id="41"/>
      </w:r>
      <w:bookmarkEnd w:id="13"/>
      <w:r>
        <w:t xml:space="preserve"> That report recommended legislation prohibiting both the circumvention of copyright protection systems and the alteration of copyright management information</w:t>
      </w:r>
      <w:r>
        <w:rPr>
          <w:vertAlign w:val="superscript"/>
        </w:rPr>
        <w:footnoteReference w:id="42"/>
      </w:r>
      <w:r>
        <w:t>—the two protections that later became the focus of § 1201 and § 1202 of the DMCA.</w:t>
      </w:r>
      <w:r>
        <w:rPr>
          <w:rStyle w:val="FootnoteReference"/>
        </w:rPr>
        <w:footnoteReference w:id="43"/>
      </w:r>
      <w:r>
        <w:t xml:space="preserve"> The NII Copyright Protection Act was drawn directly from the report.</w:t>
      </w:r>
      <w:bookmarkStart w:id="14" w:name="_Ref211185190"/>
      <w:r>
        <w:rPr>
          <w:rStyle w:val="FootnoteReference"/>
        </w:rPr>
        <w:footnoteReference w:id="44"/>
      </w:r>
      <w:bookmarkEnd w:id="14"/>
      <w:r>
        <w:t xml:space="preserve"> It stalled in Congress</w:t>
      </w:r>
      <w:r w:rsidRPr="008B75B9">
        <w:t>,</w:t>
      </w:r>
      <w:r>
        <w:t xml:space="preserve"> largely due to an inability to reach agreement on “the contentious issue of the scope of liability of service providers for the infringing acts of their users.”</w:t>
      </w:r>
      <w:r>
        <w:rPr>
          <w:vertAlign w:val="superscript"/>
        </w:rPr>
        <w:footnoteReference w:id="45"/>
      </w:r>
      <w:r>
        <w:t xml:space="preserve"> Congressional momentum resumed following the WIPO treaties, culminating in the passage of the DMCA.</w:t>
      </w:r>
      <w:r>
        <w:rPr>
          <w:rStyle w:val="FootnoteReference"/>
        </w:rPr>
        <w:footnoteReference w:id="46"/>
      </w:r>
    </w:p>
    <w:p w14:paraId="43AA3A11" w14:textId="16DAF81D" w:rsidR="002039EA" w:rsidRDefault="002039EA" w:rsidP="002039EA">
      <w:r>
        <w:t xml:space="preserve">An examination of the DMCA’s legislative history reveals two important insights relevant to today’s legal debates over LLMs. First, Congress expansively incorporated safe harbors and exemptions to accommodate technical </w:t>
      </w:r>
      <w:r>
        <w:lastRenderedPageBreak/>
        <w:t>challenges, shielding online service providers (OSPs)</w:t>
      </w:r>
      <w:bookmarkStart w:id="15" w:name="_Ref209254797"/>
      <w:r>
        <w:rPr>
          <w:vertAlign w:val="superscript"/>
        </w:rPr>
        <w:footnoteReference w:id="47"/>
      </w:r>
      <w:bookmarkEnd w:id="15"/>
      <w:r>
        <w:t xml:space="preserve"> and </w:t>
      </w:r>
      <w:r w:rsidR="004640C1">
        <w:t xml:space="preserve">certain </w:t>
      </w:r>
      <w:r>
        <w:t>product manufacturers</w:t>
      </w:r>
      <w:r>
        <w:rPr>
          <w:vertAlign w:val="superscript"/>
        </w:rPr>
        <w:footnoteReference w:id="48"/>
      </w:r>
      <w:r>
        <w:t xml:space="preserve"> from liability for traditional copyright infringement and § 1201, respectively, and shielding broadcasters</w:t>
      </w:r>
      <w:r>
        <w:rPr>
          <w:vertAlign w:val="superscript"/>
        </w:rPr>
        <w:footnoteReference w:id="49"/>
      </w:r>
      <w:r>
        <w:t xml:space="preserve"> from § 1202 liability. Second, the method of incorporating these protections suggests a path forward for LLM developers without modern legislative intervention. While all car</w:t>
      </w:r>
      <w:r w:rsidRPr="004D073D">
        <w:t xml:space="preserve">ve-outs </w:t>
      </w:r>
      <w:r>
        <w:t>are now</w:t>
      </w:r>
      <w:r w:rsidRPr="004D073D">
        <w:t xml:space="preserve"> made expressly</w:t>
      </w:r>
      <w:r>
        <w:t>,</w:t>
      </w:r>
      <w:r w:rsidRPr="004D073D">
        <w:rPr>
          <w:vertAlign w:val="superscript"/>
        </w:rPr>
        <w:footnoteReference w:id="50"/>
      </w:r>
      <w:r w:rsidR="005D748B">
        <w:t xml:space="preserve"> t</w:t>
      </w:r>
      <w:r>
        <w:t>he legislative history demonstrates that the § 1202 broadcaster carveout was initially viewed as implicit.</w:t>
      </w:r>
      <w:bookmarkStart w:id="16" w:name="_Ref206161108"/>
      <w:r w:rsidRPr="004D073D">
        <w:rPr>
          <w:rStyle w:val="FootnoteReference"/>
        </w:rPr>
        <w:footnoteReference w:id="51"/>
      </w:r>
      <w:bookmarkEnd w:id="16"/>
      <w:r>
        <w:t xml:space="preserve"> Further implicit carveouts are thus possible.</w:t>
      </w:r>
    </w:p>
    <w:p w14:paraId="7482686E" w14:textId="77777777" w:rsidR="002039EA" w:rsidRDefault="002039EA" w:rsidP="002039EA">
      <w:bookmarkStart w:id="17" w:name="_heading=h.ub6alc8e0q3a" w:colFirst="0" w:colLast="0"/>
      <w:bookmarkEnd w:id="17"/>
    </w:p>
    <w:p w14:paraId="49ED3507" w14:textId="77777777" w:rsidR="002039EA" w:rsidRDefault="002039EA" w:rsidP="002039EA">
      <w:r>
        <w:rPr>
          <w:b/>
        </w:rPr>
        <w:t xml:space="preserve">Challenges of the Digital Millenium. </w:t>
      </w:r>
      <w:r>
        <w:t>In the 1990s, the explosive growth of the Internet gave rise to a host of new challenges for parties throughout the copyright system. Digital technologies enabled the global distribution of millions of exact copies of copyrighted works within seconds, at minimal cost and “virtually no degradation in quality.”</w:t>
      </w:r>
      <w:bookmarkStart w:id="18" w:name="_Ref211535111"/>
      <w:r>
        <w:rPr>
          <w:vertAlign w:val="superscript"/>
        </w:rPr>
        <w:footnoteReference w:id="52"/>
      </w:r>
      <w:bookmarkEnd w:id="18"/>
      <w:r>
        <w:t xml:space="preserve"> The invention of the MP3 file format demonstrates this phenomenon. Before MP3, “</w:t>
      </w:r>
      <w:r w:rsidRPr="00136C02">
        <w:rPr>
          <w:color w:val="000000"/>
        </w:rPr>
        <w:t xml:space="preserve">a person wishing to copy an original music </w:t>
      </w:r>
      <w:r w:rsidRPr="00136C02">
        <w:rPr>
          <w:rStyle w:val="coconcept19"/>
          <w:color w:val="000000"/>
          <w:bdr w:val="none" w:sz="0" w:space="0" w:color="auto" w:frame="1"/>
          <w:shd w:val="clear" w:color="auto" w:fill="FFFFFF"/>
        </w:rPr>
        <w:t>recording</w:t>
      </w:r>
      <w:r>
        <w:t xml:space="preserve"> … </w:t>
      </w:r>
      <w:r w:rsidRPr="00136C02">
        <w:rPr>
          <w:color w:val="000000"/>
        </w:rPr>
        <w:t xml:space="preserve">was limited to analog, rather than digital, </w:t>
      </w:r>
      <w:r w:rsidRPr="00136C02">
        <w:rPr>
          <w:rStyle w:val="coconcept19"/>
          <w:color w:val="000000"/>
          <w:bdr w:val="none" w:sz="0" w:space="0" w:color="auto" w:frame="1"/>
          <w:shd w:val="clear" w:color="auto" w:fill="FFFFFF"/>
        </w:rPr>
        <w:t>recording</w:t>
      </w:r>
      <w:r w:rsidRPr="00136C02">
        <w:rPr>
          <w:color w:val="000000"/>
        </w:rPr>
        <w:t xml:space="preserve"> </w:t>
      </w:r>
      <w:r w:rsidRPr="00136C02">
        <w:rPr>
          <w:color w:val="000000"/>
        </w:rPr>
        <w:lastRenderedPageBreak/>
        <w:t>technology.</w:t>
      </w:r>
      <w:r>
        <w:t>”</w:t>
      </w:r>
      <w:r>
        <w:rPr>
          <w:rStyle w:val="FootnoteReference"/>
        </w:rPr>
        <w:footnoteReference w:id="53"/>
      </w:r>
      <w:r>
        <w:t xml:space="preserve"> When someone made, for example, a cassette tape, “</w:t>
      </w:r>
      <w:r w:rsidRPr="00136C02">
        <w:rPr>
          <w:color w:val="000000"/>
        </w:rPr>
        <w:t xml:space="preserve">each successive generation of copies </w:t>
      </w:r>
      <w:r>
        <w:t>[suffered]</w:t>
      </w:r>
      <w:r w:rsidRPr="00136C02">
        <w:rPr>
          <w:color w:val="000000"/>
        </w:rPr>
        <w:t xml:space="preserve"> from an increasingly pronounced degradation in sound quality.</w:t>
      </w:r>
      <w:r>
        <w:t>”</w:t>
      </w:r>
      <w:r>
        <w:rPr>
          <w:rStyle w:val="FootnoteReference"/>
        </w:rPr>
        <w:footnoteReference w:id="54"/>
      </w:r>
      <w:r>
        <w:t xml:space="preserve"> This decrease in quality disincentivized copying. In addition, media files were often too large for computers to store, and “downloading even a single song from the Internet took hours.”</w:t>
      </w:r>
      <w:r>
        <w:rPr>
          <w:rStyle w:val="FootnoteReference"/>
        </w:rPr>
        <w:footnoteReference w:id="55"/>
      </w:r>
      <w:r>
        <w:t xml:space="preserve"> MP3 and other “compression algorithms” enabled the Internet to be used for distribution by making media files smaller.</w:t>
      </w:r>
      <w:r>
        <w:rPr>
          <w:rStyle w:val="FootnoteReference"/>
        </w:rPr>
        <w:footnoteReference w:id="56"/>
      </w:r>
      <w:r>
        <w:t xml:space="preserve"> The invention of MP3 thus meant that sound recordings could “be copied virally and perpetually” at “near CD quality.”</w:t>
      </w:r>
      <w:r>
        <w:rPr>
          <w:rStyle w:val="FootnoteReference"/>
        </w:rPr>
        <w:footnoteReference w:id="57"/>
      </w:r>
      <w:r>
        <w:t xml:space="preserve"> As technology eliminated practical limitations on the scale and quality of both reproduction and distribution, copyright holders feared an exponential rise in infringement.</w:t>
      </w:r>
      <w:bookmarkStart w:id="19" w:name="_Ref211535113"/>
      <w:r>
        <w:rPr>
          <w:vertAlign w:val="superscript"/>
        </w:rPr>
        <w:footnoteReference w:id="58"/>
      </w:r>
      <w:bookmarkEnd w:id="19"/>
      <w:r>
        <w:t xml:space="preserve"> </w:t>
      </w:r>
    </w:p>
    <w:p w14:paraId="2C182B21" w14:textId="77777777" w:rsidR="002039EA" w:rsidRDefault="002039EA" w:rsidP="002039EA">
      <w:r>
        <w:rPr>
          <w:b/>
        </w:rPr>
        <w:t>The Clinton Report and the National Information Infrastructure.</w:t>
      </w:r>
      <w:r>
        <w:t xml:space="preserve"> In September 1995, President Clinton’s Working Group on Intellectual Property Rights published “Intellectual Property and the National Information Infrastructure,” a detailed report assessing how emerging Internet technologies would interact with existing intellectual property regimes.</w:t>
      </w:r>
      <w:r>
        <w:rPr>
          <w:vertAlign w:val="superscript"/>
        </w:rPr>
        <w:footnoteReference w:id="59"/>
      </w:r>
      <w:r>
        <w:t xml:space="preserve"> The report suggested several legislative reforms, including providing legal protection for both technological protection measures and CMI, the two protections later enshrined in § 1201 and § 1202 of the DMCA.</w:t>
      </w:r>
      <w:r>
        <w:rPr>
          <w:rStyle w:val="FootnoteReference"/>
        </w:rPr>
        <w:footnoteReference w:id="60"/>
      </w:r>
      <w:r>
        <w:t xml:space="preserve"> Notably, the report differed from the later-enacted DMCA in its treatment of OSPs, concluding that “the best policy is to hold the service provider liable” so the free market might incentivize OSPs to “make their subscribers more aware of copyright law.”</w:t>
      </w:r>
      <w:r>
        <w:rPr>
          <w:vertAlign w:val="superscript"/>
        </w:rPr>
        <w:footnoteReference w:id="61"/>
      </w:r>
    </w:p>
    <w:p w14:paraId="363B65CF" w14:textId="77777777" w:rsidR="002039EA" w:rsidRDefault="002039EA" w:rsidP="002039EA">
      <w:bookmarkStart w:id="20" w:name="_heading=h.dhsi5fetv28u" w:colFirst="0" w:colLast="0"/>
      <w:bookmarkEnd w:id="20"/>
      <w:r>
        <w:t>Protecting CMI was understood as a critical part of building a thriving, creative Internet.</w:t>
      </w:r>
      <w:bookmarkStart w:id="21" w:name="_Ref209257057"/>
      <w:r>
        <w:rPr>
          <w:vertAlign w:val="superscript"/>
        </w:rPr>
        <w:footnoteReference w:id="62"/>
      </w:r>
      <w:bookmarkEnd w:id="21"/>
      <w:r>
        <w:t xml:space="preserve"> Legislation to implement the report’s recommendations was </w:t>
      </w:r>
      <w:r>
        <w:lastRenderedPageBreak/>
        <w:t>introduced in the “National Information Infrastructure Copyright Protection Act of 1995” (NII CPA) but never passed.</w:t>
      </w:r>
      <w:r>
        <w:rPr>
          <w:rStyle w:val="FootnoteReference"/>
        </w:rPr>
        <w:footnoteReference w:id="63"/>
      </w:r>
      <w:r>
        <w:t xml:space="preserve"> The Copyright Office expressed concern about the breadth of the NII CPA, “[g]</w:t>
      </w:r>
      <w:proofErr w:type="spellStart"/>
      <w:r>
        <w:t>iven</w:t>
      </w:r>
      <w:proofErr w:type="spellEnd"/>
      <w:r>
        <w:t xml:space="preserve"> its potential for substantial liability, and even felony criminal penalties.”</w:t>
      </w:r>
      <w:r>
        <w:rPr>
          <w:vertAlign w:val="superscript"/>
        </w:rPr>
        <w:footnoteReference w:id="64"/>
      </w:r>
      <w:r>
        <w:t xml:space="preserve"> Ultimately, however, progress on the NII CPA stalled in large part due to an inability to reach agreement on “the contentious issue of the scope of liability of service providers for the infringing acts of their users.”</w:t>
      </w:r>
      <w:r>
        <w:rPr>
          <w:vertAlign w:val="superscript"/>
        </w:rPr>
        <w:footnoteReference w:id="65"/>
      </w:r>
    </w:p>
    <w:p w14:paraId="1FBD815B" w14:textId="77777777" w:rsidR="002039EA" w:rsidRPr="007E078E" w:rsidRDefault="002039EA" w:rsidP="002039EA">
      <w:pPr>
        <w:pStyle w:val="Heading2"/>
      </w:pPr>
      <w:bookmarkStart w:id="22" w:name="_heading=h.tw6h10vag79b" w:colFirst="0" w:colLast="0"/>
      <w:bookmarkStart w:id="23" w:name="_Toc210501252"/>
      <w:bookmarkEnd w:id="22"/>
      <w:r w:rsidRPr="007E078E">
        <w:t>The DMCA in Practice: Liability Explodes</w:t>
      </w:r>
      <w:bookmarkEnd w:id="23"/>
    </w:p>
    <w:p w14:paraId="44183AA7" w14:textId="77777777" w:rsidR="002039EA" w:rsidRDefault="002039EA" w:rsidP="002039EA">
      <w:r>
        <w:t xml:space="preserve">§ 1202(b) of the DMCA provides three distinct bases of liability related to CMI. Each of the three subsections are subject to the double scienter requirement, a construction fittingly named after the two scienter prongs a plaintiff must show to make out a claim for each violation. § 1202(b)(1) prohibits the </w:t>
      </w:r>
      <w:r w:rsidRPr="00136C02">
        <w:rPr>
          <w:i/>
          <w:iCs/>
        </w:rPr>
        <w:t>intentional</w:t>
      </w:r>
      <w:r>
        <w:t xml:space="preserve"> removal or alteration of CMI; § 1202(b)(2) prohibits distribution of CMI with </w:t>
      </w:r>
      <w:r w:rsidRPr="00136C02">
        <w:rPr>
          <w:i/>
          <w:iCs/>
        </w:rPr>
        <w:t>knowledge</w:t>
      </w:r>
      <w:r>
        <w:t xml:space="preserve"> that CMI was removed or altered without authority; and § 1202(b)(3) prohibits the </w:t>
      </w:r>
      <w:r w:rsidRPr="00150153">
        <w:t xml:space="preserve">distribution of works or copies of works with </w:t>
      </w:r>
      <w:r w:rsidRPr="00136C02">
        <w:rPr>
          <w:i/>
          <w:iCs/>
        </w:rPr>
        <w:t>knowledge</w:t>
      </w:r>
      <w:r w:rsidRPr="00150153">
        <w:t xml:space="preserve"> that CMI was removed or altered without authority.</w:t>
      </w:r>
      <w:r w:rsidRPr="00150153">
        <w:rPr>
          <w:rStyle w:val="FootnoteReference"/>
        </w:rPr>
        <w:footnoteReference w:id="66"/>
      </w:r>
      <w:r w:rsidRPr="00150153">
        <w:t xml:space="preserve"> The intent requirement associated with § 1202(b)(1) and the knowledge requirement associated with §§ 1202(b)(2) and (3) comprise the first prong of the double scienter requirement. All three subsections are additionally subject to the second prong of the double scienter requirement, prohibiting actual or constructive </w:t>
      </w:r>
      <w:r w:rsidRPr="00136C02">
        <w:rPr>
          <w:i/>
          <w:iCs/>
        </w:rPr>
        <w:t>knowledge</w:t>
      </w:r>
      <w:r w:rsidRPr="00150153">
        <w:t xml:space="preserve"> that the action taken “</w:t>
      </w:r>
      <w:r w:rsidRPr="006647C6">
        <w:rPr>
          <w:color w:val="333333"/>
          <w:shd w:val="clear" w:color="auto" w:fill="FFFFFF"/>
        </w:rPr>
        <w:t>will induce, enable, facilitate, or conceal an infringement.”</w:t>
      </w:r>
      <w:r>
        <w:rPr>
          <w:rStyle w:val="FootnoteReference"/>
          <w:color w:val="333333"/>
          <w:shd w:val="clear" w:color="auto" w:fill="FFFFFF"/>
        </w:rPr>
        <w:footnoteReference w:id="67"/>
      </w:r>
    </w:p>
    <w:p w14:paraId="708EF427" w14:textId="77777777" w:rsidR="002039EA" w:rsidRPr="00F806C3" w:rsidRDefault="002039EA" w:rsidP="002039EA"/>
    <w:p w14:paraId="3739740E" w14:textId="77777777" w:rsidR="002039EA" w:rsidRDefault="002039EA" w:rsidP="002039EA">
      <w:r>
        <w:t xml:space="preserve">Courts may find copyright infringement without finding </w:t>
      </w:r>
      <w:proofErr w:type="gramStart"/>
      <w:r>
        <w:t>a  §</w:t>
      </w:r>
      <w:proofErr w:type="gramEnd"/>
      <w:r>
        <w:t xml:space="preserve"> 1202 violation.</w:t>
      </w:r>
      <w:r>
        <w:rPr>
          <w:rStyle w:val="FootnoteReference"/>
        </w:rPr>
        <w:footnoteReference w:id="68"/>
      </w:r>
      <w:r>
        <w:t xml:space="preserve"> Any unauthorized reproduction that appropriately includes copyright management information is an example of this. But perhaps more controversially, the inverse is also true—works can violate § 1202 without infringing copyright.</w:t>
      </w:r>
      <w:r>
        <w:rPr>
          <w:rStyle w:val="FootnoteReference"/>
        </w:rPr>
        <w:footnoteReference w:id="69"/>
      </w:r>
    </w:p>
    <w:p w14:paraId="05F54D5C" w14:textId="77777777" w:rsidR="002039EA" w:rsidRDefault="002039EA" w:rsidP="002039EA">
      <w:r>
        <w:lastRenderedPageBreak/>
        <w:t>There are several differences between the standards for a § 1202(b) violation and copyright infringement. Although § 1202 was intended to adapt copyright enforcement to the challenges of the digital age, it has evolved into a powerful standalone doctrine that threatens to expand liability far beyond traditional infringement. Direct infringement is a strict liability offense</w:t>
      </w:r>
      <w:r>
        <w:rPr>
          <w:rStyle w:val="FootnoteReference"/>
        </w:rPr>
        <w:footnoteReference w:id="70"/>
      </w:r>
      <w:r>
        <w:t xml:space="preserve"> that explicitly requires copyrightable subject matter,</w:t>
      </w:r>
      <w:r>
        <w:rPr>
          <w:rStyle w:val="FootnoteReference"/>
        </w:rPr>
        <w:footnoteReference w:id="71"/>
      </w:r>
      <w:r>
        <w:t xml:space="preserve"> follows a two-part test for proving liability,</w:t>
      </w:r>
      <w:r>
        <w:rPr>
          <w:rStyle w:val="FootnoteReference"/>
        </w:rPr>
        <w:footnoteReference w:id="72"/>
      </w:r>
      <w:r>
        <w:t xml:space="preserve"> permits a fair use defense,</w:t>
      </w:r>
      <w:r>
        <w:rPr>
          <w:rStyle w:val="FootnoteReference"/>
        </w:rPr>
        <w:footnoteReference w:id="73"/>
      </w:r>
      <w:r>
        <w:t xml:space="preserve"> and limits damages on a per-work basis.</w:t>
      </w:r>
      <w:r>
        <w:rPr>
          <w:rStyle w:val="FootnoteReference"/>
        </w:rPr>
        <w:footnoteReference w:id="74"/>
      </w:r>
      <w:r>
        <w:t xml:space="preserve"> By contrast, § 1202 features a loosely applied scienter requirement,</w:t>
      </w:r>
      <w:r>
        <w:rPr>
          <w:rStyle w:val="FootnoteReference"/>
        </w:rPr>
        <w:footnoteReference w:id="75"/>
      </w:r>
      <w:r>
        <w:t xml:space="preserve"> no express copyrightability threshold,</w:t>
      </w:r>
      <w:r>
        <w:rPr>
          <w:rStyle w:val="FootnoteReference"/>
        </w:rPr>
        <w:footnoteReference w:id="76"/>
      </w:r>
      <w:r>
        <w:t xml:space="preserve"> no recognized fair use defense,</w:t>
      </w:r>
      <w:r>
        <w:rPr>
          <w:rStyle w:val="FootnoteReference"/>
        </w:rPr>
        <w:footnoteReference w:id="77"/>
      </w:r>
      <w:r>
        <w:t xml:space="preserve"> and damages that accrue on a per-violation basis.</w:t>
      </w:r>
      <w:r>
        <w:rPr>
          <w:rStyle w:val="FootnoteReference"/>
        </w:rPr>
        <w:footnoteReference w:id="78"/>
      </w:r>
      <w:r>
        <w:t xml:space="preserve"> In addition, whereas copyright registration is required to bring a copyright infringement claim, there is no such requirement for a § 1202 claim.</w:t>
      </w:r>
      <w:r>
        <w:rPr>
          <w:vertAlign w:val="superscript"/>
        </w:rPr>
        <w:footnoteReference w:id="79"/>
      </w:r>
      <w:r>
        <w:t xml:space="preserve"> The result is that § 1202 has the potential to impose massive liability for removing CMI from minimally original works, for uses that would otherwise qualify as fair use, and for producing works that only loosely resemble the alleged source material.</w:t>
      </w:r>
      <w:r>
        <w:rPr>
          <w:rStyle w:val="FootnoteReference"/>
        </w:rPr>
        <w:footnoteReference w:id="80"/>
      </w:r>
      <w:r>
        <w:t xml:space="preserve"> This section examines the mechanisms of that expansion by comparing § 1202’s scienter, copyrightability, liability threshold, defenses, and damages elements to those of traditional infringement doctrine.</w:t>
      </w:r>
    </w:p>
    <w:p w14:paraId="2EA56DCF" w14:textId="77777777" w:rsidR="002039EA" w:rsidRDefault="002039EA" w:rsidP="002039EA">
      <w:pPr>
        <w:pStyle w:val="Heading3"/>
      </w:pPr>
      <w:bookmarkStart w:id="24" w:name="_heading=h.7x2vnbh9tnez" w:colFirst="0" w:colLast="0"/>
      <w:bookmarkStart w:id="25" w:name="_Toc210501253"/>
      <w:bookmarkEnd w:id="24"/>
      <w:r>
        <w:t>Weakened Standard for Proving Copying</w:t>
      </w:r>
      <w:bookmarkEnd w:id="25"/>
    </w:p>
    <w:p w14:paraId="1B725832" w14:textId="77777777" w:rsidR="002039EA" w:rsidRDefault="002039EA" w:rsidP="002039EA">
      <w:r>
        <w:t xml:space="preserve">The standard for determining whether copying rises to liability in a copyright infringement claim consists of two parts: copying in fact and copying in law. </w:t>
      </w:r>
      <w:r>
        <w:lastRenderedPageBreak/>
        <w:t>Copying in fact establishes that copying actually happened, and copying in law determines whether that copying was legally significant.</w:t>
      </w:r>
      <w:r>
        <w:rPr>
          <w:rStyle w:val="FootnoteReference"/>
        </w:rPr>
        <w:footnoteReference w:id="81"/>
      </w:r>
      <w:r>
        <w:t xml:space="preserve"> Unlike infringement, the § 1202 standard for determining whether a legally significant copy has been made depends on the court. Some courts implement an identicality standard, under which the allegedly violating work must be identical to the allegedly violated, original work</w:t>
      </w:r>
      <w:r w:rsidRPr="00AF6D10">
        <w:t>.</w:t>
      </w:r>
      <w:r>
        <w:rPr>
          <w:rStyle w:val="FootnoteReference"/>
        </w:rPr>
        <w:footnoteReference w:id="82"/>
      </w:r>
      <w:r>
        <w:t xml:space="preserve"> Other courts implement a similarity standard instead, under which similarity, rather than identicality, is enough to determine that a “copy” was made</w:t>
      </w:r>
      <w:r w:rsidRPr="00911CA5">
        <w:t>.</w:t>
      </w:r>
      <w:r w:rsidRPr="00911CA5">
        <w:rPr>
          <w:rStyle w:val="FootnoteReference"/>
        </w:rPr>
        <w:footnoteReference w:id="83"/>
      </w:r>
    </w:p>
    <w:p w14:paraId="0CAE4046" w14:textId="77777777" w:rsidR="002039EA" w:rsidRDefault="002039EA" w:rsidP="002039EA">
      <w:bookmarkStart w:id="26" w:name="_heading=h.livwy448nnfq" w:colFirst="0" w:colLast="0"/>
      <w:bookmarkEnd w:id="26"/>
      <w:r>
        <w:rPr>
          <w:b/>
        </w:rPr>
        <w:t xml:space="preserve">Infringement. </w:t>
      </w:r>
      <w:r>
        <w:t>To show copying in fact, a plaintiff bringing an infringement claim must first show that the defendant actually copied the allegedly infringed work.</w:t>
      </w:r>
      <w:bookmarkStart w:id="27" w:name="_Ref205397081"/>
      <w:r>
        <w:rPr>
          <w:vertAlign w:val="superscript"/>
        </w:rPr>
        <w:footnoteReference w:id="84"/>
      </w:r>
      <w:bookmarkEnd w:id="27"/>
      <w:r>
        <w:t xml:space="preserve"> This inquiry exists to ensure plaintiffs and defendants did not independently create their respective works, a finding that would invalidate the infringement claim.</w:t>
      </w:r>
      <w:r>
        <w:rPr>
          <w:vertAlign w:val="superscript"/>
        </w:rPr>
        <w:footnoteReference w:id="85"/>
      </w:r>
    </w:p>
    <w:p w14:paraId="3BBE3D9F" w14:textId="3D6271BF" w:rsidR="002039EA" w:rsidRDefault="002039EA" w:rsidP="007E64D7">
      <w:r>
        <w:t>Because direct evidence of copying is rare,</w:t>
      </w:r>
      <w:r>
        <w:rPr>
          <w:vertAlign w:val="superscript"/>
        </w:rPr>
        <w:footnoteReference w:id="86"/>
      </w:r>
      <w:r>
        <w:t xml:space="preserve"> to show copying in fact, plaintiffs often use circumstantial evidence, including some combination of proof of the defendant’s access to the plaintiff’s work and the similarity between the works.</w:t>
      </w:r>
      <w:bookmarkStart w:id="28" w:name="_Ref205999702"/>
      <w:r>
        <w:rPr>
          <w:vertAlign w:val="superscript"/>
        </w:rPr>
        <w:footnoteReference w:id="87"/>
      </w:r>
      <w:bookmarkEnd w:id="28"/>
      <w:r>
        <w:t xml:space="preserve"> </w:t>
      </w:r>
    </w:p>
    <w:p w14:paraId="0C4EC90B" w14:textId="77777777" w:rsidR="002039EA" w:rsidRDefault="002039EA" w:rsidP="002039EA">
      <w:pPr>
        <w:rPr>
          <w:color w:val="1F1F1F"/>
        </w:rPr>
      </w:pPr>
      <w:r>
        <w:t>Striking similarity alone may also be enough to show copying.</w:t>
      </w:r>
      <w:r>
        <w:rPr>
          <w:rStyle w:val="FootnoteReference"/>
        </w:rPr>
        <w:footnoteReference w:id="88"/>
      </w:r>
      <w:r>
        <w:t xml:space="preserve"> This is a strict standard; </w:t>
      </w:r>
      <w:r>
        <w:rPr>
          <w:color w:val="1F1F1F"/>
        </w:rPr>
        <w:t>the</w:t>
      </w:r>
      <w:r>
        <w:t xml:space="preserve"> plaintiff must show</w:t>
      </w:r>
      <w:r>
        <w:rPr>
          <w:color w:val="1F1F1F"/>
        </w:rPr>
        <w:t xml:space="preserve"> identicality or similarity “such that, considering all the circumstances, there is no reasonable explanation . . .  other than copying.”</w:t>
      </w:r>
      <w:r>
        <w:rPr>
          <w:color w:val="1F1F1F"/>
          <w:vertAlign w:val="superscript"/>
        </w:rPr>
        <w:footnoteReference w:id="89"/>
      </w:r>
      <w:r>
        <w:rPr>
          <w:color w:val="1F1F1F"/>
        </w:rPr>
        <w:t xml:space="preserve"> Whether a work is strikingly similar overlaps somewhat with the “thinness” (or here, “thickness”) of the work’s copyright:</w:t>
      </w:r>
      <w:r>
        <w:rPr>
          <w:rStyle w:val="FootnoteReference"/>
          <w:color w:val="1F1F1F"/>
        </w:rPr>
        <w:footnoteReference w:id="90"/>
      </w:r>
      <w:r>
        <w:rPr>
          <w:color w:val="1F1F1F"/>
        </w:rPr>
        <w:t xml:space="preserve"> “</w:t>
      </w:r>
      <w:r>
        <w:t xml:space="preserve">the more </w:t>
      </w:r>
      <w:r>
        <w:lastRenderedPageBreak/>
        <w:t>inventive or expressive the duplicated content, the more likely the duplication resulted from copying.”</w:t>
      </w:r>
      <w:r>
        <w:rPr>
          <w:vertAlign w:val="superscript"/>
        </w:rPr>
        <w:footnoteReference w:id="91"/>
      </w:r>
      <w:r>
        <w:t xml:space="preserve"> </w:t>
      </w:r>
    </w:p>
    <w:p w14:paraId="45835B06" w14:textId="77777777" w:rsidR="002039EA" w:rsidRDefault="002039EA" w:rsidP="002039EA">
      <w:pPr>
        <w:rPr>
          <w:color w:val="1F1F1F"/>
        </w:rPr>
      </w:pPr>
      <w:bookmarkStart w:id="29" w:name="_heading=h.l57o10vc1mgy" w:colFirst="0" w:colLast="0"/>
      <w:bookmarkEnd w:id="29"/>
      <w:r>
        <w:t>In addition to copying in fact, infringement claims must show “copying in law.”</w:t>
      </w:r>
      <w:bookmarkStart w:id="30" w:name="_Ref209028239"/>
      <w:r>
        <w:rPr>
          <w:vertAlign w:val="superscript"/>
        </w:rPr>
        <w:footnoteReference w:id="92"/>
      </w:r>
      <w:bookmarkEnd w:id="30"/>
      <w:r>
        <w:t xml:space="preserve"> The role of this prong is to decide whether an established act of copying legally rises to the level of infringement.</w:t>
      </w:r>
      <w:r>
        <w:rPr>
          <w:vertAlign w:val="superscript"/>
        </w:rPr>
        <w:footnoteReference w:id="93"/>
      </w:r>
      <w:r>
        <w:t xml:space="preserve"> </w:t>
      </w:r>
    </w:p>
    <w:p w14:paraId="5B47DF94" w14:textId="77777777" w:rsidR="002039EA" w:rsidRDefault="002039EA" w:rsidP="002039EA">
      <w:r>
        <w:t>In particular, copying in law ensures that only copyrightable material can be found to be infringed</w:t>
      </w:r>
      <w:r>
        <w:rPr>
          <w:vertAlign w:val="superscript"/>
        </w:rPr>
        <w:footnoteReference w:id="94"/>
      </w:r>
      <w:r>
        <w:t xml:space="preserve"> and that the copying of this material is “substantial.”</w:t>
      </w:r>
      <w:r>
        <w:rPr>
          <w:vertAlign w:val="superscript"/>
        </w:rPr>
        <w:footnoteReference w:id="95"/>
      </w:r>
      <w:r>
        <w:t xml:space="preserve"> To that end, in the Ninth Circuit, for example, the substantial similarity test involves filtering for protectable components in the plaintiff’s work before conducting an objective comparison of the two works, and then subjectively determining whether the “total concept and feel” of the two works is similar.</w:t>
      </w:r>
      <w:r>
        <w:rPr>
          <w:vertAlign w:val="superscript"/>
        </w:rPr>
        <w:footnoteReference w:id="96"/>
      </w:r>
      <w:r>
        <w:t xml:space="preserve"> While the normal standard to find infringement requires substantial similarity, “when a work is entitled to ‘thin’ protection, courts typically require ‘virtual identity’” instead.</w:t>
      </w:r>
      <w:bookmarkStart w:id="31" w:name="_Ref209026461"/>
      <w:r>
        <w:rPr>
          <w:vertAlign w:val="superscript"/>
        </w:rPr>
        <w:footnoteReference w:id="97"/>
      </w:r>
      <w:bookmarkEnd w:id="31"/>
      <w:r>
        <w:t xml:space="preserve"> This means the validity or strength of a work’s copyright protection moderates the level of similarity required for a finding of substantial similarity. That is, where copyright is at its thinnest, as in a factual compilation,</w:t>
      </w:r>
      <w:r>
        <w:rPr>
          <w:vertAlign w:val="superscript"/>
        </w:rPr>
        <w:footnoteReference w:id="98"/>
      </w:r>
      <w:r>
        <w:t xml:space="preserve"> “liability hinges on entire duplication.”</w:t>
      </w:r>
      <w:bookmarkStart w:id="32" w:name="_Ref205397086"/>
      <w:r>
        <w:rPr>
          <w:vertAlign w:val="superscript"/>
        </w:rPr>
        <w:footnoteReference w:id="99"/>
      </w:r>
      <w:bookmarkEnd w:id="32"/>
    </w:p>
    <w:p w14:paraId="459132A3" w14:textId="485D063D" w:rsidR="002039EA" w:rsidRDefault="002039EA" w:rsidP="002039EA">
      <w:r>
        <w:lastRenderedPageBreak/>
        <w:t>Various doctrines govern whether material is copyrightable. The idea-expression dichotomy, for example, permits protection only for a work’s expressive elements—not its underlying ideas.</w:t>
      </w:r>
      <w:r>
        <w:rPr>
          <w:vertAlign w:val="superscript"/>
        </w:rPr>
        <w:footnoteReference w:id="100"/>
      </w:r>
      <w:r>
        <w:t xml:space="preserve"> For instance, a book describing a “particular bookkeeping system” is itself copyrightable, but the method of bookkeeping it illustrates is not.</w:t>
      </w:r>
      <w:r>
        <w:rPr>
          <w:vertAlign w:val="superscript"/>
        </w:rPr>
        <w:footnoteReference w:id="101"/>
      </w:r>
      <w:r>
        <w:t xml:space="preserve"> Similarly, facts are not protected,</w:t>
      </w:r>
      <w:r>
        <w:rPr>
          <w:vertAlign w:val="superscript"/>
        </w:rPr>
        <w:footnoteReference w:id="102"/>
      </w:r>
      <w:r>
        <w:t xml:space="preserve"> though the “selection and arrangement” of facts in a compilation may be.</w:t>
      </w:r>
      <w:r>
        <w:rPr>
          <w:vertAlign w:val="superscript"/>
        </w:rPr>
        <w:footnoteReference w:id="103"/>
      </w:r>
      <w:r>
        <w:t xml:space="preserve"> The merger doctrine holds that if there are few ways of expressing an idea, that expression “merges” with the idea and is unprotectable.</w:t>
      </w:r>
      <w:r>
        <w:rPr>
          <w:vertAlign w:val="superscript"/>
        </w:rPr>
        <w:footnoteReference w:id="104"/>
      </w:r>
      <w:r>
        <w:t xml:space="preserve"> For example, a jewel-encrusted pin shaped like a bee is unprotected because there are limited ways to depict that idea.</w:t>
      </w:r>
      <w:r>
        <w:rPr>
          <w:vertAlign w:val="superscript"/>
        </w:rPr>
        <w:footnoteReference w:id="105"/>
      </w:r>
      <w:r>
        <w:t xml:space="preserve"> </w:t>
      </w:r>
      <w:r>
        <w:rPr>
          <w:highlight w:val="white"/>
        </w:rPr>
        <w:t>Finally, works in the public domain are not protected by copyright.</w:t>
      </w:r>
      <w:r>
        <w:rPr>
          <w:highlight w:val="white"/>
          <w:vertAlign w:val="superscript"/>
        </w:rPr>
        <w:footnoteReference w:id="106"/>
      </w:r>
      <w:r>
        <w:t xml:space="preserve"> </w:t>
      </w:r>
    </w:p>
    <w:p w14:paraId="6E506B82" w14:textId="77777777" w:rsidR="002039EA" w:rsidRDefault="002039EA" w:rsidP="002039EA">
      <w:r>
        <w:rPr>
          <w:b/>
        </w:rPr>
        <w:t>§ 1202</w:t>
      </w:r>
      <w:r>
        <w:t>. Section 1202’s framework does not include an analysis of copying in fact or copying in law. The provision does, however, require that a violating work is a “copy” of the violated work.</w:t>
      </w:r>
      <w:bookmarkStart w:id="35" w:name="_Ref206070988"/>
      <w:r>
        <w:rPr>
          <w:rStyle w:val="FootnoteReference"/>
        </w:rPr>
        <w:footnoteReference w:id="107"/>
      </w:r>
      <w:bookmarkEnd w:id="35"/>
      <w:r>
        <w:t xml:space="preserve"> This requirement comes from § 1202(c)’s definition of “copyright management information” as various types of “information conveyed in connection with copies … of a work.”</w:t>
      </w:r>
      <w:r>
        <w:rPr>
          <w:rStyle w:val="FootnoteReference"/>
        </w:rPr>
        <w:footnoteReference w:id="108"/>
      </w:r>
      <w:r>
        <w:t xml:space="preserve"> In other words, a work creating § 1202 liability cannot be a </w:t>
      </w:r>
      <w:r>
        <w:rPr>
          <w:i/>
        </w:rPr>
        <w:t>new</w:t>
      </w:r>
      <w:r>
        <w:t xml:space="preserve"> work, unrelated to the allegedly violated work. To ensure this standard is met, courts have developed two different standards that serve as proxies for whether the work in question is a copy of the original, allegedly violated work.</w:t>
      </w:r>
      <w:r w:rsidRPr="00DB23CE">
        <w:rPr>
          <w:vertAlign w:val="superscript"/>
        </w:rPr>
        <w:t xml:space="preserve"> </w:t>
      </w:r>
      <w:r>
        <w:rPr>
          <w:vertAlign w:val="superscript"/>
        </w:rPr>
        <w:footnoteReference w:id="109"/>
      </w:r>
    </w:p>
    <w:p w14:paraId="1E394155" w14:textId="77777777" w:rsidR="002039EA" w:rsidRDefault="002039EA" w:rsidP="002039EA">
      <w:r>
        <w:lastRenderedPageBreak/>
        <w:t xml:space="preserve">Some courts hold that a § 1202 violation requires the allegedly infringing work to be identical to the allegedly infringed work (an “identicality </w:t>
      </w:r>
      <w:r w:rsidRPr="00127AD7">
        <w:t>requirement”).</w:t>
      </w:r>
      <w:r w:rsidRPr="00136C02">
        <w:rPr>
          <w:rStyle w:val="FootnoteReference"/>
        </w:rPr>
        <w:footnoteReference w:id="110"/>
      </w:r>
      <w:r>
        <w:t xml:space="preserve"> Other courts disagree, holding instead that some threshold of similarity is sufficient (a “similarity requirement”).</w:t>
      </w:r>
      <w:r>
        <w:rPr>
          <w:rStyle w:val="FootnoteReference"/>
        </w:rPr>
        <w:footnoteReference w:id="111"/>
      </w:r>
      <w:r>
        <w:t xml:space="preserve"> There is a split among courts and commentators regarding which of these tests is the proper standard for determining whether a work is a “copy.”</w:t>
      </w:r>
      <w:bookmarkStart w:id="36" w:name="_Ref205398986"/>
      <w:r>
        <w:rPr>
          <w:vertAlign w:val="superscript"/>
        </w:rPr>
        <w:footnoteReference w:id="112"/>
      </w:r>
      <w:bookmarkEnd w:id="36"/>
      <w:r>
        <w:t xml:space="preserve"> The Ninth Circuit will soon </w:t>
      </w:r>
      <w:r>
        <w:lastRenderedPageBreak/>
        <w:t>decide which standard is applicable to § 1202 claims within the circuit—the similarity standard, or the identicality standard.</w:t>
      </w:r>
      <w:bookmarkStart w:id="37" w:name="_Ref205454297"/>
      <w:r>
        <w:rPr>
          <w:vertAlign w:val="superscript"/>
        </w:rPr>
        <w:footnoteReference w:id="113"/>
      </w:r>
      <w:bookmarkEnd w:id="37"/>
      <w:r>
        <w:t xml:space="preserve"> Notably, unlike the standard for proving copying under infringement, the copyrightability of the underlying work is not considered.</w:t>
      </w:r>
      <w:r>
        <w:rPr>
          <w:rStyle w:val="FootnoteReference"/>
        </w:rPr>
        <w:footnoteReference w:id="114"/>
      </w:r>
    </w:p>
    <w:p w14:paraId="0DCAFE01" w14:textId="77777777" w:rsidR="00366969" w:rsidRDefault="00366969" w:rsidP="00366969">
      <w:r>
        <w:t>The courts implementing an identicality requirement consist mostly of district courts within the Ninth Circuit.</w:t>
      </w:r>
      <w:bookmarkStart w:id="38" w:name="_Ref205397382"/>
      <w:r>
        <w:rPr>
          <w:rStyle w:val="FootnoteReference"/>
        </w:rPr>
        <w:footnoteReference w:id="115"/>
      </w:r>
      <w:bookmarkEnd w:id="38"/>
      <w:r>
        <w:t xml:space="preserve"> These courts have held that an </w:t>
      </w:r>
      <w:r>
        <w:lastRenderedPageBreak/>
        <w:t>allegedly infringing work must be an identical copy of the original to violate § 1202.</w:t>
      </w:r>
      <w:bookmarkStart w:id="39" w:name="_Ref205367566"/>
      <w:r>
        <w:rPr>
          <w:vertAlign w:val="superscript"/>
        </w:rPr>
        <w:footnoteReference w:id="116"/>
      </w:r>
      <w:bookmarkEnd w:id="39"/>
      <w:r>
        <w:t xml:space="preserve">  But even among individual courts, whether the identicality requirement is applied has been inconsistent. For example, three judges in the Northern District of California came to three very different conclusions: one found that an LLM distributing outputs without CMI was insufficient to support a DMCA claim where those outputs were derivative works rather than identical copies of inputs;</w:t>
      </w:r>
      <w:r>
        <w:rPr>
          <w:vertAlign w:val="superscript"/>
        </w:rPr>
        <w:footnoteReference w:id="117"/>
      </w:r>
      <w:r>
        <w:t xml:space="preserve"> one found in contrast that a § 1202(b) claim </w:t>
      </w:r>
      <w:r>
        <w:rPr>
          <w:i/>
        </w:rPr>
        <w:t>survived</w:t>
      </w:r>
      <w:r>
        <w:t xml:space="preserve"> a motion to dismiss where the allegedly infringing work was “a derivative of [plaintiff’s] copyrighted source code” (and therefore presumably not identical);</w:t>
      </w:r>
      <w:bookmarkStart w:id="40" w:name="_Ref205367572"/>
      <w:r>
        <w:rPr>
          <w:vertAlign w:val="superscript"/>
        </w:rPr>
        <w:footnoteReference w:id="118"/>
      </w:r>
      <w:bookmarkEnd w:id="40"/>
      <w:r>
        <w:t xml:space="preserve"> and one found that the “split in authority” on this issue contributed to an inability to dismiss on the basis of identicality.</w:t>
      </w:r>
      <w:r>
        <w:rPr>
          <w:vertAlign w:val="superscript"/>
        </w:rPr>
        <w:footnoteReference w:id="119"/>
      </w:r>
    </w:p>
    <w:p w14:paraId="3F7F29BB" w14:textId="77777777" w:rsidR="00366969" w:rsidRDefault="00366969" w:rsidP="00366969">
      <w:r>
        <w:t>Even those courts that have seemingly aligned around the existence of an identicality standard have failed to coalesce around a specific proper application. Some cases have suggested the relevance of an allegedly infringing work’s status as a derivative work in determining whether it is identical to the original,</w:t>
      </w:r>
      <w:r>
        <w:rPr>
          <w:vertAlign w:val="superscript"/>
        </w:rPr>
        <w:footnoteReference w:id="120"/>
      </w:r>
      <w:r>
        <w:t xml:space="preserve"> with one court explaining that derivative works cannot violate the DMCA because they are not an “‘identical copy’ of the original.”</w:t>
      </w:r>
      <w:r>
        <w:rPr>
          <w:vertAlign w:val="superscript"/>
        </w:rPr>
        <w:footnoteReference w:id="121"/>
      </w:r>
      <w:r>
        <w:t xml:space="preserve">  Another court required perfect identicality, dismissing a § 1202(b) claim for lack of identicality where plaintiffs alleged a “‘functional[</w:t>
      </w:r>
      <w:proofErr w:type="spellStart"/>
      <w:r>
        <w:t>ly</w:t>
      </w:r>
      <w:proofErr w:type="spellEnd"/>
      <w:r>
        <w:t xml:space="preserve">] equivalent,’” “nearly verbatim reproduction” </w:t>
      </w:r>
      <w:r>
        <w:lastRenderedPageBreak/>
        <w:t>with only “a few ‘cosmetic’ differences in word choice.”</w:t>
      </w:r>
      <w:r>
        <w:rPr>
          <w:vertAlign w:val="superscript"/>
        </w:rPr>
        <w:footnoteReference w:id="122"/>
      </w:r>
      <w:r>
        <w:t xml:space="preserve"> Other district courts have agreed, finding that plaintiffs failed to state a § 1202(b) claim where works of visual art “were modified or altered”—even where those works “were not altered in substance, but rather in opacity and position.”</w:t>
      </w:r>
      <w:r>
        <w:rPr>
          <w:vertAlign w:val="superscript"/>
        </w:rPr>
        <w:footnoteReference w:id="123"/>
      </w:r>
      <w:r>
        <w:t xml:space="preserve"> Different still, another court determined lack of identicality by visually analyzing side-by-side images, providing no further details about the analysis.</w:t>
      </w:r>
      <w:r>
        <w:rPr>
          <w:vertAlign w:val="superscript"/>
        </w:rPr>
        <w:footnoteReference w:id="124"/>
      </w:r>
      <w:r>
        <w:t xml:space="preserve"> Yet another court stated more generally that § 1202 only applies “to the removal of copyright management information on a plaintiff’s product or original work.”</w:t>
      </w:r>
      <w:r>
        <w:rPr>
          <w:vertAlign w:val="superscript"/>
        </w:rPr>
        <w:footnoteReference w:id="125"/>
      </w:r>
      <w:r>
        <w:t xml:space="preserve"> It is unclear whether, for example, a work with alterations to its form but not its substance would qualify as the plaintiff’s original work under this standard.</w:t>
      </w:r>
    </w:p>
    <w:p w14:paraId="0C70BBB6" w14:textId="77777777" w:rsidR="00366969" w:rsidRPr="0042221C" w:rsidRDefault="00366969" w:rsidP="00366969">
      <w:r>
        <w:t>Courts that do not follow the identicality requirement have criticized these courts’ decisions as unsupported.</w:t>
      </w:r>
      <w:r>
        <w:rPr>
          <w:rStyle w:val="FootnoteReference"/>
        </w:rPr>
        <w:footnoteReference w:id="126"/>
      </w:r>
      <w:r>
        <w:t xml:space="preserve"> Indeed, these cases are largely self-referencing in their reasoning; all cite back to one case decided by the district court for the Central District of California, </w:t>
      </w:r>
      <w:r>
        <w:rPr>
          <w:i/>
        </w:rPr>
        <w:t>Kirk Kara</w:t>
      </w:r>
      <w:r>
        <w:t>.</w:t>
      </w:r>
      <w:r>
        <w:rPr>
          <w:vertAlign w:val="superscript"/>
        </w:rPr>
        <w:footnoteReference w:id="127"/>
      </w:r>
      <w:r>
        <w:t xml:space="preserve"> the “first court to affirmatively impose an ‘identicality’ requirement” for § 1202(b),</w:t>
      </w:r>
      <w:r>
        <w:rPr>
          <w:rStyle w:val="FootnoteReference"/>
        </w:rPr>
        <w:footnoteReference w:id="128"/>
      </w:r>
      <w:r>
        <w:t xml:space="preserve"> which in turn relies on cases that do not expressly require identicality.</w:t>
      </w:r>
      <w:r>
        <w:rPr>
          <w:vertAlign w:val="superscript"/>
        </w:rPr>
        <w:footnoteReference w:id="129"/>
      </w:r>
      <w:r>
        <w:t xml:space="preserve"> Despite this lack </w:t>
      </w:r>
      <w:r>
        <w:lastRenderedPageBreak/>
        <w:t xml:space="preserve">of an express identicality requirement, at least one of the cases cited imposes an arguably </w:t>
      </w:r>
      <w:r>
        <w:rPr>
          <w:i/>
          <w:iCs/>
        </w:rPr>
        <w:t>stricter</w:t>
      </w:r>
      <w:r>
        <w:t xml:space="preserve"> standard than identicality. That is, requiring CMI to be removed from “a plaintiff’s product or original work” seems to inherently encompass identicality: a work that is merely similar to the original has been modified in some way and is thus not original.</w:t>
      </w:r>
      <w:r>
        <w:rPr>
          <w:rStyle w:val="FootnoteReference"/>
        </w:rPr>
        <w:footnoteReference w:id="130"/>
      </w:r>
      <w:r>
        <w:t xml:space="preserve"> Another of the three cases </w:t>
      </w:r>
      <w:r>
        <w:rPr>
          <w:i/>
          <w:iCs/>
        </w:rPr>
        <w:t xml:space="preserve">Kirk </w:t>
      </w:r>
      <w:r w:rsidRPr="00BA3918">
        <w:rPr>
          <w:i/>
          <w:iCs/>
        </w:rPr>
        <w:t>Kara</w:t>
      </w:r>
      <w:r>
        <w:t xml:space="preserve"> cites suggests at the very least that identicality is </w:t>
      </w:r>
      <w:r w:rsidRPr="00136C02">
        <w:rPr>
          <w:i/>
          <w:iCs/>
        </w:rPr>
        <w:t>evidence</w:t>
      </w:r>
      <w:r>
        <w:t xml:space="preserve"> of CMI removal from an “original” work.</w:t>
      </w:r>
      <w:r>
        <w:rPr>
          <w:rStyle w:val="FootnoteReference"/>
        </w:rPr>
        <w:footnoteReference w:id="131"/>
      </w:r>
      <w:r>
        <w:t xml:space="preserve"> </w:t>
      </w:r>
      <w:r>
        <w:rPr>
          <w:i/>
          <w:iCs/>
        </w:rPr>
        <w:t>Kirk Kara</w:t>
      </w:r>
      <w:r w:rsidRPr="00136C02">
        <w:rPr>
          <w:i/>
          <w:iCs/>
        </w:rPr>
        <w:t>’s</w:t>
      </w:r>
      <w:r>
        <w:t xml:space="preserve"> establishment of an identicality requirement thus has more support than its critics suggest.</w:t>
      </w:r>
    </w:p>
    <w:p w14:paraId="5BDDE140" w14:textId="77777777" w:rsidR="00366969" w:rsidRDefault="00366969" w:rsidP="00366969"/>
    <w:p w14:paraId="6A172D90" w14:textId="77777777" w:rsidR="00366969" w:rsidRDefault="00366969" w:rsidP="00366969">
      <w:r>
        <w:t>On the other side of the split, courts and commentators have held that something less than identicality is sufficient to show that CMI was removed from a “copy.”</w:t>
      </w:r>
      <w:bookmarkStart w:id="41" w:name="_Ref205399004"/>
      <w:r>
        <w:rPr>
          <w:vertAlign w:val="superscript"/>
        </w:rPr>
        <w:footnoteReference w:id="132"/>
      </w:r>
      <w:bookmarkEnd w:id="41"/>
      <w:r>
        <w:t xml:space="preserve"> In one case, a district court held that “superficial alterations” to a work—alterations that in at least some courts on the other side of the split would lead to a dismissal for lack of identicality—justified a denial of defendants’ motion to dismiss.</w:t>
      </w:r>
      <w:r>
        <w:rPr>
          <w:vertAlign w:val="superscript"/>
        </w:rPr>
        <w:footnoteReference w:id="133"/>
      </w:r>
      <w:r>
        <w:t xml:space="preserve"> The court held that “there is no justification, based on congressional intent, before the Court for adding the extra term of ‘identical’ to the DMCA’s plain language.”</w:t>
      </w:r>
      <w:r>
        <w:rPr>
          <w:vertAlign w:val="superscript"/>
        </w:rPr>
        <w:footnoteReference w:id="134"/>
      </w:r>
      <w:r>
        <w:t xml:space="preserve"> </w:t>
      </w:r>
    </w:p>
    <w:p w14:paraId="163BDAEF" w14:textId="77777777" w:rsidR="00366969" w:rsidRDefault="00366969" w:rsidP="00366969">
      <w:r>
        <w:t>Though some courts do not specify a standard beyond a rejection of identicality,</w:t>
      </w:r>
      <w:r>
        <w:rPr>
          <w:vertAlign w:val="superscript"/>
        </w:rPr>
        <w:footnoteReference w:id="135"/>
      </w:r>
      <w:r>
        <w:t xml:space="preserve"> others have specifically stated that the correct standard is </w:t>
      </w:r>
      <w:r>
        <w:lastRenderedPageBreak/>
        <w:t>“substantial similarity” between the allegedly infringing and original works.</w:t>
      </w:r>
      <w:r>
        <w:rPr>
          <w:vertAlign w:val="superscript"/>
        </w:rPr>
        <w:footnoteReference w:id="136"/>
      </w:r>
      <w:r>
        <w:t xml:space="preserve"> One Ninth Circuit case abided by a slightly different standard: “striking similarity.”</w:t>
      </w:r>
      <w:bookmarkStart w:id="42" w:name="_Ref205487389"/>
      <w:r>
        <w:rPr>
          <w:vertAlign w:val="superscript"/>
        </w:rPr>
        <w:footnoteReference w:id="137"/>
      </w:r>
      <w:bookmarkEnd w:id="42"/>
      <w:r>
        <w:t xml:space="preserve"> This standard is imported directly from copyright infringement doctrine,</w:t>
      </w:r>
      <w:r>
        <w:rPr>
          <w:rStyle w:val="FootnoteReference"/>
        </w:rPr>
        <w:footnoteReference w:id="138"/>
      </w:r>
      <w:r>
        <w:t xml:space="preserve"> emphasizing courts’ confusion between copyright infringement and DMCA § 1202  claims, and it has rarely been followed.</w:t>
      </w:r>
      <w:r>
        <w:rPr>
          <w:rStyle w:val="FootnoteReference"/>
        </w:rPr>
        <w:footnoteReference w:id="139"/>
      </w:r>
      <w:r>
        <w:t xml:space="preserve"> In that case, striking similarity was found where allegedly infringing photographs contained “alterations, such as tint effects and added logos” that only appeared in the original source.</w:t>
      </w:r>
      <w:r>
        <w:rPr>
          <w:vertAlign w:val="superscript"/>
        </w:rPr>
        <w:footnoteReference w:id="140"/>
      </w:r>
      <w:r>
        <w:t xml:space="preserve"> Other courts have defined their standard by reference to a work’s derivative nature rather than its similarity or identicality; some courts explicitly state that derivative works are not exempt from § 1202 liability.</w:t>
      </w:r>
      <w:r>
        <w:rPr>
          <w:vertAlign w:val="superscript"/>
        </w:rPr>
        <w:footnoteReference w:id="141"/>
      </w:r>
      <w:r>
        <w:t xml:space="preserve"> But no general rule exists: Just like the courts on the other side of the split, most courts advocating a similarity standard have not specified the application of the standard.</w:t>
      </w:r>
      <w:bookmarkStart w:id="43" w:name="_Ref206071432"/>
      <w:r>
        <w:rPr>
          <w:rStyle w:val="FootnoteReference"/>
        </w:rPr>
        <w:footnoteReference w:id="142"/>
      </w:r>
      <w:bookmarkEnd w:id="43"/>
    </w:p>
    <w:p w14:paraId="5FA75323" w14:textId="77777777" w:rsidR="00366969" w:rsidRDefault="00366969" w:rsidP="00366969">
      <w:r>
        <w:rPr>
          <w:b/>
        </w:rPr>
        <w:lastRenderedPageBreak/>
        <w:t>Copyrightability</w:t>
      </w:r>
      <w:r>
        <w:rPr>
          <w:b/>
          <w:i/>
        </w:rPr>
        <w:t>.</w:t>
      </w:r>
      <w:r>
        <w:t xml:space="preserve"> Notably, neither standard for determining whether a work is a “copy” under § 1202 considers the copyrightability of the underlying subject matter. Unlike the infringement standard, where the copying in fact inquiry determines whether a work was actually copied and the copying in law inquiry determines if that copying led to substantial similarity sufficient for legal action, § 1202 uses either the identicality or the similarity standard as a proxy for both of those inquiries. But in effect, this collapses the inquiries: the similarity and identicality standards require some measure of similarity between the works in question, and once that similarity is established, it is seemingly assumed to be legally significant.</w:t>
      </w:r>
      <w:bookmarkStart w:id="44" w:name="_Ref205572634"/>
      <w:r>
        <w:rPr>
          <w:rStyle w:val="FootnoteReference"/>
        </w:rPr>
        <w:footnoteReference w:id="143"/>
      </w:r>
      <w:bookmarkEnd w:id="44"/>
      <w:r>
        <w:t xml:space="preserve"> Whereas the infringement analysis devotes its copying in law prong to a determination of the underlying work’s copyrightability, asking whether the similarities established in the copying in fact analysis are across protectable elements, the § 1202 analysis seems to cross its fingers and hope for the best.</w:t>
      </w:r>
    </w:p>
    <w:p w14:paraId="312D6193" w14:textId="77777777" w:rsidR="00366969" w:rsidRDefault="00366969" w:rsidP="00366969">
      <w:r>
        <w:t>While copyrightability may seem more germane to infringement, it is equally necessary for § 1202 liability. It is true that, in stark contrast to the thicket of doctrines governing copyrightable subject matter for copyright infringement claims, § 1202 does not contain an express requirement that violated works be copyrightable. However, commentators and courts have held that works must pass some threshold of non-zero copyrightability to comprise valid § 1202 subject matter</w:t>
      </w:r>
      <w:r w:rsidRPr="00B2347D">
        <w:t>.</w:t>
      </w:r>
      <w:r>
        <w:rPr>
          <w:rStyle w:val="FootnoteReference"/>
        </w:rPr>
        <w:footnoteReference w:id="144"/>
      </w:r>
      <w:r>
        <w:t xml:space="preserve"> Common sense implies the same: In addition to intent (for § 1202(b)(1)) or knowledge (for §§ 1202(b)(2) and (3)), the double scienter requirement demands that a § 1202 violator know or have reason to know their activity will “induce, enable, facilitate, or conceal an infringement.”</w:t>
      </w:r>
      <w:r>
        <w:rPr>
          <w:vertAlign w:val="superscript"/>
        </w:rPr>
        <w:footnoteReference w:id="145"/>
      </w:r>
      <w:r>
        <w:t xml:space="preserve"> It follows that the work must comprise copyrightable subject matter; if it did not, it would </w:t>
      </w:r>
      <w:r>
        <w:lastRenderedPageBreak/>
        <w:t>not be capable of being infringed, and this aspect of the scienter requirement would impossible to satisfy.</w:t>
      </w:r>
      <w:r>
        <w:rPr>
          <w:vertAlign w:val="superscript"/>
        </w:rPr>
        <w:footnoteReference w:id="146"/>
      </w:r>
      <w:r>
        <w:t xml:space="preserve"> </w:t>
      </w:r>
    </w:p>
    <w:p w14:paraId="7BE11296" w14:textId="77777777" w:rsidR="00855B88" w:rsidRDefault="00855B88" w:rsidP="00855B88">
      <w:r>
        <w:t>Despite the logical necessity that the underlying work be copyrightable, when determining the similarity or identicality of two works under § 1202, courts do not distinguish between a work’s copyrighted and uncopyrighted elements.</w:t>
      </w:r>
      <w:bookmarkStart w:id="45" w:name="_Ref205571479"/>
      <w:r>
        <w:rPr>
          <w:rStyle w:val="FootnoteReference"/>
        </w:rPr>
        <w:footnoteReference w:id="147"/>
      </w:r>
      <w:bookmarkEnd w:id="45"/>
      <w:r>
        <w:t xml:space="preserve"> Works could thus theoretically be found similar or identical under § 1202 despite sharing few copyrightable elements.</w:t>
      </w:r>
      <w:r>
        <w:rPr>
          <w:i/>
        </w:rPr>
        <w:t xml:space="preserve"> </w:t>
      </w:r>
      <w:r>
        <w:t>This broadens the scope of § 1202 immensely compared to infringement, where the validity of the subject matter under copyright law is considered multiple times throughout the analysis.</w:t>
      </w:r>
      <w:bookmarkStart w:id="46" w:name="_Ref206169512"/>
      <w:r>
        <w:rPr>
          <w:vertAlign w:val="superscript"/>
        </w:rPr>
        <w:footnoteReference w:id="148"/>
      </w:r>
      <w:bookmarkEnd w:id="46"/>
    </w:p>
    <w:p w14:paraId="0492F424" w14:textId="77777777" w:rsidR="00855B88" w:rsidRDefault="00855B88" w:rsidP="00855B88">
      <w:r>
        <w:t xml:space="preserve">Take, for example, an original work consisting of a list of the </w:t>
      </w:r>
      <w:proofErr w:type="gramStart"/>
      <w:r>
        <w:t>author’s</w:t>
      </w:r>
      <w:proofErr w:type="gramEnd"/>
      <w:r>
        <w:t xml:space="preserve"> ten favorite movies. If a copy of this work were assessed under copyright infringement, the copying in law analysis would consider which aspects of the list are protectable. Because the list is essentially a compilation of facts, the analysis would determine that the copyright, overall, is quite thin; it is likely that only the selection and arrangement of the listed elements would be protected.</w:t>
      </w:r>
      <w:r>
        <w:rPr>
          <w:vertAlign w:val="superscript"/>
        </w:rPr>
        <w:footnoteReference w:id="149"/>
      </w:r>
      <w:r>
        <w:t xml:space="preserve"> And because the copyright is thin, it is likely that the applicable standard would be closer to identity than to substantial similarity.</w:t>
      </w:r>
      <w:r>
        <w:rPr>
          <w:vertAlign w:val="superscript"/>
        </w:rPr>
        <w:footnoteReference w:id="150"/>
      </w:r>
      <w:r>
        <w:t xml:space="preserve"> </w:t>
      </w:r>
    </w:p>
    <w:p w14:paraId="14ACAEEB" w14:textId="77777777" w:rsidR="00855B88" w:rsidRDefault="00855B88" w:rsidP="00855B88">
      <w:r>
        <w:t>Perhaps surprisingly, this is exactly the approach a leading treatise suggests for assessing this fact pattern under § 1202: “when the work in question has only thin creativity, the applicable standard may approach identity . . .”</w:t>
      </w:r>
      <w:r>
        <w:rPr>
          <w:vertAlign w:val="superscript"/>
        </w:rPr>
        <w:footnoteReference w:id="151"/>
      </w:r>
      <w:r>
        <w:t xml:space="preserve"> In analyzing the list of ten favorite movies for § 1202 liability, the treatise claims that “[t]o be substantially similar might require copying, in order, at least nine, and possibly </w:t>
      </w:r>
      <w:r>
        <w:lastRenderedPageBreak/>
        <w:t>all ten” list items.</w:t>
      </w:r>
      <w:r>
        <w:rPr>
          <w:vertAlign w:val="superscript"/>
        </w:rPr>
        <w:footnoteReference w:id="152"/>
      </w:r>
      <w:r>
        <w:t xml:space="preserve"> But despite the treatise’s optimism in applying “traditional copyright doctrine” to the DMCA context,</w:t>
      </w:r>
      <w:bookmarkStart w:id="47" w:name="_Ref206000568"/>
      <w:r>
        <w:rPr>
          <w:vertAlign w:val="superscript"/>
        </w:rPr>
        <w:footnoteReference w:id="153"/>
      </w:r>
      <w:bookmarkEnd w:id="47"/>
      <w:r>
        <w:t xml:space="preserve"> no courts have taken its proposed approach when analyzing a § 1202 claim. Thinly copyrighted works remain capable of forming the basis for successful § 1202 claims even where they might fall to infringement’s more exacting standard.</w:t>
      </w:r>
    </w:p>
    <w:p w14:paraId="3FBF3CCC" w14:textId="77777777" w:rsidR="00855B88" w:rsidRDefault="00855B88" w:rsidP="007E64D7">
      <w:pPr>
        <w:pStyle w:val="Heading3"/>
      </w:pPr>
      <w:bookmarkStart w:id="48" w:name="_heading=h.tpdzh6et9wzv" w:colFirst="0" w:colLast="0"/>
      <w:bookmarkStart w:id="49" w:name="_Toc210501254"/>
      <w:bookmarkEnd w:id="48"/>
      <w:r>
        <w:t>No Fair Use Defense</w:t>
      </w:r>
      <w:bookmarkEnd w:id="49"/>
    </w:p>
    <w:p w14:paraId="268C2644" w14:textId="696D27E8" w:rsidR="00855B88" w:rsidRDefault="00855B88" w:rsidP="00855B88">
      <w:r>
        <w:t>A claim of copyright infringement can be countered by a prima facie rebuttal or an affirmative defense.</w:t>
      </w:r>
      <w:r>
        <w:rPr>
          <w:vertAlign w:val="superscript"/>
        </w:rPr>
        <w:footnoteReference w:id="154"/>
      </w:r>
      <w:r>
        <w:t xml:space="preserve"> Prima facie rebuttals “can best be understood as assertions by the defendant that the plaintiff has not successfully met its burden of proof on some element or elements of its infringement claim”</w:t>
      </w:r>
      <w:r>
        <w:rPr>
          <w:vertAlign w:val="superscript"/>
        </w:rPr>
        <w:footnoteReference w:id="155"/>
      </w:r>
      <w:r>
        <w:t xml:space="preserve"> For example, a defendant may argue that plaintiff’s copyright is not valid, or that plaintiff is not the owner of the copyright. Affirmative defenses under infringement include the usual suspects: defendants can argue that their use falls outside the statute of limitations or within the scope of a valid license. </w:t>
      </w:r>
    </w:p>
    <w:p w14:paraId="69A4D578" w14:textId="1BA0D20A" w:rsidR="00855B88" w:rsidRDefault="00855B88" w:rsidP="00855B88">
      <w:bookmarkStart w:id="50" w:name="_heading=h.y6pywb4slzq6" w:colFirst="0" w:colLast="0"/>
      <w:bookmarkEnd w:id="50"/>
      <w:r>
        <w:t>These affirmative defenses seem to be allowed under § 1202 as well.</w:t>
      </w:r>
      <w:r>
        <w:rPr>
          <w:rStyle w:val="FootnoteReference"/>
        </w:rPr>
        <w:footnoteReference w:id="156"/>
      </w:r>
      <w:r>
        <w:t xml:space="preserve"> However, fair use—which scholars have often referred to as the “most important defense” against infringement</w:t>
      </w:r>
      <w:r>
        <w:rPr>
          <w:rStyle w:val="FootnoteReference"/>
        </w:rPr>
        <w:footnoteReference w:id="157"/>
      </w:r>
      <w:r>
        <w:t>—appears to be considered by many courts as an invalid defense for § 1202 claims.</w:t>
      </w:r>
      <w:bookmarkStart w:id="51" w:name="_Ref209611566"/>
      <w:r>
        <w:rPr>
          <w:vertAlign w:val="superscript"/>
        </w:rPr>
        <w:footnoteReference w:id="158"/>
      </w:r>
      <w:bookmarkEnd w:id="51"/>
      <w:r>
        <w:t xml:space="preserve"> Indeed, a purely textual reading of the </w:t>
      </w:r>
      <w:r>
        <w:lastRenderedPageBreak/>
        <w:t>provision makes no mention of fair use.</w:t>
      </w:r>
      <w:r>
        <w:rPr>
          <w:vertAlign w:val="superscript"/>
        </w:rPr>
        <w:footnoteReference w:id="159"/>
      </w:r>
      <w:r>
        <w:t xml:space="preserve"> It has rarely been asserted as a defense to a § 1202 claim.</w:t>
      </w:r>
      <w:bookmarkStart w:id="52" w:name="_Ref205646217"/>
      <w:r>
        <w:rPr>
          <w:rStyle w:val="FootnoteReference"/>
        </w:rPr>
        <w:footnoteReference w:id="160"/>
      </w:r>
      <w:bookmarkEnd w:id="52"/>
      <w:r>
        <w:t xml:space="preserve"> On the other hand, § 1202’s prohibition of the removal or alteration of CMI “without the authority of . . . the law”</w:t>
      </w:r>
      <w:r>
        <w:rPr>
          <w:vertAlign w:val="superscript"/>
        </w:rPr>
        <w:footnoteReference w:id="161"/>
      </w:r>
      <w:r>
        <w:t xml:space="preserve"> has been suggested by some scholars as a possible source of a fair use requirement.</w:t>
      </w:r>
      <w:bookmarkStart w:id="53" w:name="_Ref209619896"/>
      <w:r>
        <w:rPr>
          <w:vertAlign w:val="superscript"/>
        </w:rPr>
        <w:footnoteReference w:id="162"/>
      </w:r>
      <w:bookmarkEnd w:id="53"/>
      <w:r>
        <w:t xml:space="preserve"> </w:t>
      </w:r>
    </w:p>
    <w:p w14:paraId="739E4378" w14:textId="77777777" w:rsidR="00855B88" w:rsidRDefault="00855B88" w:rsidP="00855B88">
      <w:r>
        <w:t>Arguments in support of fair use’s application to § 1202 are not entirely persuasive. One such argument maintains that fair use precludes fulfillment of § 1202’s double scienter requirement.</w:t>
      </w:r>
      <w:r>
        <w:rPr>
          <w:rStyle w:val="FootnoteReference"/>
        </w:rPr>
        <w:footnoteReference w:id="163"/>
      </w:r>
      <w:r>
        <w:t xml:space="preserve"> </w:t>
      </w:r>
      <w:r>
        <w:rPr>
          <w:vertAlign w:val="superscript"/>
        </w:rPr>
        <w:footnoteReference w:id="164"/>
      </w:r>
      <w:r>
        <w:t xml:space="preserve"> The double scienter requirement states that an accused § 1202(b) violator must know or have “reasonable grounds to know” that their removal, alteration, or distribution of CMI “will induce, enable, facilitate, or conceal an infringement.”</w:t>
      </w:r>
      <w:r>
        <w:rPr>
          <w:vertAlign w:val="superscript"/>
        </w:rPr>
        <w:footnoteReference w:id="165"/>
      </w:r>
      <w:r>
        <w:t xml:space="preserve"> The idea is that removing or altering the CMI cannot “induce, enable, facilitate, or conceal an infringement” because fair use is definitionally not infringement.</w:t>
      </w:r>
      <w:r>
        <w:rPr>
          <w:rStyle w:val="FootnoteReference"/>
        </w:rPr>
        <w:footnoteReference w:id="166"/>
      </w:r>
    </w:p>
    <w:p w14:paraId="198F3B7F" w14:textId="77777777" w:rsidR="00855B88" w:rsidRDefault="00855B88" w:rsidP="00855B88">
      <w:r>
        <w:lastRenderedPageBreak/>
        <w:t>However, this argument is misguided: though a fair use is not itself infringement, it could certainly enable infringement. For example, assume a chapter from a textbook that is copied and disseminated to students for use in an educational setting qualifies as a fair use.</w:t>
      </w:r>
      <w:r>
        <w:rPr>
          <w:vertAlign w:val="superscript"/>
        </w:rPr>
        <w:footnoteReference w:id="167"/>
      </w:r>
      <w:r>
        <w:t xml:space="preserve"> If the work’s CMI were removed, a scenario could easily arise in which the work became disqualified from fair use by its use in a different context—for example, if a student were to distribute the work in a commercial setting. This could still be an infringement even though the original use was deemed fair.</w:t>
      </w:r>
      <w:r>
        <w:rPr>
          <w:vertAlign w:val="superscript"/>
        </w:rPr>
        <w:footnoteReference w:id="168"/>
      </w:r>
    </w:p>
    <w:p w14:paraId="455BB1C5" w14:textId="5CB4914A" w:rsidR="00472379" w:rsidRDefault="00472379" w:rsidP="00855B88">
      <w:r>
        <w:t xml:space="preserve">Additionally, placing fair use applications of copyrighted material beyond the scope of § 1202 </w:t>
      </w:r>
      <w:r w:rsidR="002B1AFF">
        <w:t xml:space="preserve">arguably </w:t>
      </w:r>
      <w:r>
        <w:t xml:space="preserve">contradicts </w:t>
      </w:r>
      <w:r w:rsidR="002B1AFF">
        <w:t>congressional</w:t>
      </w:r>
      <w:r>
        <w:t xml:space="preserve"> </w:t>
      </w:r>
      <w:r w:rsidR="002B1AFF">
        <w:t>intent</w:t>
      </w:r>
      <w:r>
        <w:t>. The legislative purpose of § 1202 was to prevent CMI removal so second-order users would not unknowingly—and thereby undeterred by copyright’s disincentivizing power—violate copyright law.</w:t>
      </w:r>
      <w:r>
        <w:rPr>
          <w:rStyle w:val="FootnoteReference"/>
        </w:rPr>
        <w:footnoteReference w:id="169"/>
      </w:r>
      <w:r>
        <w:t xml:space="preserve"> As such, it is counterproductive to </w:t>
      </w:r>
      <w:r w:rsidR="00050C97">
        <w:t xml:space="preserve">rule out </w:t>
      </w:r>
      <w:r>
        <w:t>§ 1202 when the first-order use is fair use, because § 1202 is concerned with the undesirability of the second, third, and fourth-order uses. Consider, for example, how a fair use defense might affect the ability of open-source developers to ensure that derivative works remain open to the public.</w:t>
      </w:r>
      <w:r>
        <w:rPr>
          <w:rStyle w:val="FootnoteReference"/>
        </w:rPr>
        <w:footnoteReference w:id="170"/>
      </w:r>
      <w:r>
        <w:t xml:space="preserve"> Software </w:t>
      </w:r>
      <w:r w:rsidR="00050C97">
        <w:t>is</w:t>
      </w:r>
      <w:r>
        <w:t xml:space="preserve"> </w:t>
      </w:r>
      <w:r w:rsidR="00050C97">
        <w:t>modular: sections of code are often reused in other projects</w:t>
      </w:r>
      <w:r>
        <w:t>.</w:t>
      </w:r>
      <w:r>
        <w:rPr>
          <w:rStyle w:val="FootnoteReference"/>
        </w:rPr>
        <w:footnoteReference w:id="171"/>
      </w:r>
      <w:r>
        <w:t xml:space="preserve"> Since the advent of the Internet, the “free software” movement has promoted the open dissemination of code through copyleft licenses that allow developers to copy modules so long as they permit </w:t>
      </w:r>
      <w:r w:rsidR="00AC6C0C">
        <w:t xml:space="preserve">the creation of </w:t>
      </w:r>
      <w:r>
        <w:t>derivative works on the same terms.</w:t>
      </w:r>
      <w:r>
        <w:rPr>
          <w:rStyle w:val="FootnoteReference"/>
        </w:rPr>
        <w:footnoteReference w:id="172"/>
      </w:r>
      <w:r>
        <w:t xml:space="preserve"> Under fair use, a first-order user is not obligated to comply with a copyleft license. But if they engage in this fair use without retaining CMI, the Internet’s capacity for instant lossless proliferation</w:t>
      </w:r>
      <w:r>
        <w:rPr>
          <w:rStyle w:val="FootnoteReference"/>
        </w:rPr>
        <w:footnoteReference w:id="173"/>
      </w:r>
      <w:r w:rsidR="00B31104">
        <w:t xml:space="preserve"> would allow countless subsequent users to unknowingly violate copyleft. A § 1202 fair use defense would </w:t>
      </w:r>
      <w:r w:rsidR="00AC6C0C">
        <w:t xml:space="preserve">thus </w:t>
      </w:r>
      <w:r w:rsidR="00B31104">
        <w:t>compr</w:t>
      </w:r>
      <w:r w:rsidR="00AC6C0C">
        <w:t>omi</w:t>
      </w:r>
      <w:r w:rsidR="00B31104">
        <w:t xml:space="preserve">se a key mechanism </w:t>
      </w:r>
      <w:r w:rsidR="00B31104">
        <w:lastRenderedPageBreak/>
        <w:t>for sustaining the programming community’s historic and vibrant open-source culture.</w:t>
      </w:r>
      <w:r w:rsidR="00B31104">
        <w:rPr>
          <w:rStyle w:val="FootnoteReference"/>
        </w:rPr>
        <w:footnoteReference w:id="174"/>
      </w:r>
    </w:p>
    <w:p w14:paraId="26EA3601" w14:textId="77777777" w:rsidR="00855B88" w:rsidRDefault="00855B88" w:rsidP="00855B88">
      <w:r>
        <w:t>Another scholar has raised the logistical difficulties of importing a fair use requirement into § 1202. First, “one cannot simply insert a reference” to fair use  into § 1202 “because such protections would only be triggered if there were an infringement in the first place.”</w:t>
      </w:r>
      <w:r>
        <w:rPr>
          <w:vertAlign w:val="superscript"/>
        </w:rPr>
        <w:footnoteReference w:id="175"/>
      </w:r>
      <w:r>
        <w:t xml:space="preserve"> There is little basis to assume fair use applies to § 1202 where the provision has not been adapted to trigger without the occurrence of an infringement.</w:t>
      </w:r>
      <w:r>
        <w:rPr>
          <w:rStyle w:val="FootnoteReference"/>
        </w:rPr>
        <w:footnoteReference w:id="176"/>
      </w:r>
      <w:r>
        <w:t xml:space="preserve"> Second, it would “[be unwise] to integrate an independent ‘fair use’ type structure into section 1202” as it as “an area that Congress has clearly left to the courts.”</w:t>
      </w:r>
      <w:r>
        <w:rPr>
          <w:vertAlign w:val="superscript"/>
        </w:rPr>
        <w:footnoteReference w:id="177"/>
      </w:r>
      <w:r>
        <w:t xml:space="preserve"> Plaintiffs making § 1202 claims would certainly agree with these arguments, having predictably argued that § 1202 defendants cannot bring a fair use defense.</w:t>
      </w:r>
      <w:r>
        <w:rPr>
          <w:vertAlign w:val="superscript"/>
        </w:rPr>
        <w:footnoteReference w:id="178"/>
      </w:r>
      <w:r>
        <w:t xml:space="preserve"> </w:t>
      </w:r>
    </w:p>
    <w:p w14:paraId="5FD9EDA9" w14:textId="3E77A956" w:rsidR="00855B88" w:rsidRDefault="00855B88" w:rsidP="00855B88">
      <w:r>
        <w:t xml:space="preserve">Amid this ambiguity, even stakeholders who believe that fair use </w:t>
      </w:r>
      <w:r>
        <w:rPr>
          <w:i/>
        </w:rPr>
        <w:t>should</w:t>
      </w:r>
      <w:r>
        <w:t xml:space="preserve"> be an available defense to § 1202</w:t>
      </w:r>
      <w:r w:rsidR="000720A9">
        <w:t>(b)</w:t>
      </w:r>
      <w:r>
        <w:t xml:space="preserve"> claims acknowledge that “[</w:t>
      </w:r>
      <w:proofErr w:type="spellStart"/>
      <w:r>
        <w:t>i</w:t>
      </w:r>
      <w:proofErr w:type="spellEnd"/>
      <w:r>
        <w:t>]t is not entirely certain” if fair use is available.</w:t>
      </w:r>
      <w:r>
        <w:rPr>
          <w:vertAlign w:val="superscript"/>
        </w:rPr>
        <w:footnoteReference w:id="179"/>
      </w:r>
      <w:r>
        <w:t xml:space="preserve"> A leading treatise summarized the confusion nicely, noting that fair use’s application to § 1202 is but one unanswered question of the “wealth of dangling questions” </w:t>
      </w:r>
      <w:r w:rsidR="00624DC0">
        <w:t xml:space="preserve">Congress left for courts to resolve in applying </w:t>
      </w:r>
      <w:r>
        <w:t>§ 1202.</w:t>
      </w:r>
      <w:r>
        <w:rPr>
          <w:vertAlign w:val="superscript"/>
        </w:rPr>
        <w:footnoteReference w:id="180"/>
      </w:r>
      <w:r>
        <w:t xml:space="preserve"> Perhaps due to this confusion, § 1202 defendants generally have not asserted fair use as a defense.</w:t>
      </w:r>
      <w:r>
        <w:rPr>
          <w:rStyle w:val="FootnoteReference"/>
        </w:rPr>
        <w:footnoteReference w:id="181"/>
      </w:r>
      <w:r>
        <w:t xml:space="preserve"> In practice, then, infringement defendants seem to have access to a significant defense that is effectively unavailable to § 1202 defendants, expanding the reach of § 1202 to fair uses.</w:t>
      </w:r>
    </w:p>
    <w:p w14:paraId="467F5299" w14:textId="77777777" w:rsidR="00855B88" w:rsidRDefault="00855B88" w:rsidP="007E64D7">
      <w:pPr>
        <w:pStyle w:val="Heading3"/>
      </w:pPr>
      <w:bookmarkStart w:id="64" w:name="_heading=h.46o8lcrfkg80" w:colFirst="0" w:colLast="0"/>
      <w:bookmarkStart w:id="65" w:name="_Toc210501255"/>
      <w:bookmarkEnd w:id="64"/>
      <w:r>
        <w:lastRenderedPageBreak/>
        <w:t>Heightened Statutory Damages</w:t>
      </w:r>
      <w:bookmarkEnd w:id="65"/>
    </w:p>
    <w:p w14:paraId="1D908822" w14:textId="77777777" w:rsidR="00855B88" w:rsidRDefault="00855B88" w:rsidP="00855B88">
      <w:bookmarkStart w:id="66" w:name="_heading=h.ghdc074auefs" w:colFirst="0" w:colLast="0"/>
      <w:bookmarkEnd w:id="66"/>
      <w:r>
        <w:t>Just as with infringement,</w:t>
      </w:r>
      <w:r>
        <w:rPr>
          <w:vertAlign w:val="superscript"/>
        </w:rPr>
        <w:footnoteReference w:id="182"/>
      </w:r>
      <w:r>
        <w:t xml:space="preserve"> under the DMCA, “[p]</w:t>
      </w:r>
      <w:proofErr w:type="spellStart"/>
      <w:r>
        <w:t>laintiffs</w:t>
      </w:r>
      <w:proofErr w:type="spellEnd"/>
      <w:r>
        <w:t xml:space="preserve"> are given a choice between receiving actual or statutory damages.”</w:t>
      </w:r>
      <w:r>
        <w:rPr>
          <w:vertAlign w:val="superscript"/>
        </w:rPr>
        <w:footnoteReference w:id="183"/>
      </w:r>
      <w:r>
        <w:t xml:space="preserve"> Certainly, damages for infringement have the potential to be very high. But statutory damages assessed under infringement are mitigated by two factors: (1) fair use may render them inapplicable, and (2) they attach per </w:t>
      </w:r>
      <w:r>
        <w:rPr>
          <w:i/>
        </w:rPr>
        <w:t>work</w:t>
      </w:r>
      <w:r>
        <w:t xml:space="preserve">, rather than per </w:t>
      </w:r>
      <w:r>
        <w:rPr>
          <w:i/>
        </w:rPr>
        <w:t>violation</w:t>
      </w:r>
      <w:r>
        <w:t>, meaning that each work can only produce one statutory damage award, regardless of how many times it is violated.</w:t>
      </w:r>
      <w:r>
        <w:rPr>
          <w:vertAlign w:val="superscript"/>
        </w:rPr>
        <w:footnoteReference w:id="184"/>
      </w:r>
      <w:r>
        <w:t xml:space="preserve"> Statutory damages under § 1202 have no such mitigating factors. As discussed in Part II.B, fair use is effectively an unavailable defense to § 1202 defendants. And under § 1202, statutory damages attach per </w:t>
      </w:r>
      <w:r>
        <w:rPr>
          <w:i/>
        </w:rPr>
        <w:t>violation</w:t>
      </w:r>
      <w:r>
        <w:t>, meaning that using one work to infringe multiple times generates multiple statutory damage awards.</w:t>
      </w:r>
    </w:p>
    <w:p w14:paraId="4CC33DF1" w14:textId="77777777" w:rsidR="00855B88" w:rsidRDefault="00855B88" w:rsidP="00855B88">
      <w:r>
        <w:t>Statutory damages for infringement start at $750 per work infringed.</w:t>
      </w:r>
      <w:bookmarkStart w:id="67" w:name="_Ref205386979"/>
      <w:r>
        <w:rPr>
          <w:rStyle w:val="FootnoteReference"/>
        </w:rPr>
        <w:footnoteReference w:id="185"/>
      </w:r>
      <w:bookmarkEnd w:id="67"/>
      <w:r>
        <w:t xml:space="preserve"> The minimum statutory damages award under § 1202(b) is $2,500 per violation—more than three times the minimum for infringement.</w:t>
      </w:r>
      <w:r>
        <w:rPr>
          <w:rStyle w:val="FootnoteReference"/>
        </w:rPr>
        <w:footnoteReference w:id="186"/>
      </w:r>
      <w:r>
        <w:t xml:space="preserve"> Though the statutory maximum is considerably less than that of infringement ($25,000 vs. $150,000 for willful infringement),</w:t>
      </w:r>
      <w:r>
        <w:rPr>
          <w:rStyle w:val="FootnoteReference"/>
        </w:rPr>
        <w:footnoteReference w:id="187"/>
      </w:r>
      <w:r>
        <w:t xml:space="preserve"> this difference is diminished by the cumulative effect of § 1202(b)’s per-violation damages scheme.</w:t>
      </w:r>
    </w:p>
    <w:p w14:paraId="792C2C3A" w14:textId="0FA816EC" w:rsidR="00855B88" w:rsidRDefault="00855B88" w:rsidP="00855B88">
      <w:r>
        <w:t>Despite little statutory guidance, courts generally seem to agree that the number of violations for purposes of § 1202 statutory damages is determined by “the number of discrete [violative] acts” taken by the defendant.</w:t>
      </w:r>
      <w:r>
        <w:rPr>
          <w:vertAlign w:val="superscript"/>
        </w:rPr>
        <w:footnoteReference w:id="188"/>
      </w:r>
      <w:r>
        <w:t xml:space="preserve"> For example, where more than 1,000 people received a work in violation of § 1202, this counted as only one violation because the distribution of the work involved only a single act.</w:t>
      </w:r>
      <w:r>
        <w:rPr>
          <w:vertAlign w:val="superscript"/>
        </w:rPr>
        <w:footnoteReference w:id="189"/>
      </w:r>
      <w:r>
        <w:t xml:space="preserve"> One scholar questioned what the outcome would have been in this case had the defendant distributed each of the works in separate emails, concluding that “[u]</w:t>
      </w:r>
      <w:proofErr w:type="spellStart"/>
      <w:r>
        <w:t>nder</w:t>
      </w:r>
      <w:proofErr w:type="spellEnd"/>
      <w:r>
        <w:t xml:space="preserve"> the court’s definition of a ‘violation,’ it seems that each email sent would be a separate violation for damages purposes.”</w:t>
      </w:r>
      <w:r>
        <w:rPr>
          <w:vertAlign w:val="superscript"/>
        </w:rPr>
        <w:footnoteReference w:id="190"/>
      </w:r>
      <w:r>
        <w:t xml:space="preserve"> A different </w:t>
      </w:r>
      <w:r>
        <w:lastRenderedPageBreak/>
        <w:t>court addressed this scenario, finding that “providing the same computer program at different times, to different hospitals, would constitute distinct violations of § 1202.”</w:t>
      </w:r>
      <w:r>
        <w:rPr>
          <w:vertAlign w:val="superscript"/>
        </w:rPr>
        <w:footnoteReference w:id="191"/>
      </w:r>
      <w:r>
        <w:t xml:space="preserve"> </w:t>
      </w:r>
    </w:p>
    <w:p w14:paraId="2EA99991" w14:textId="26FA9FCD" w:rsidR="00855B88" w:rsidRDefault="00855B88" w:rsidP="00855B88">
      <w:r>
        <w:t xml:space="preserve">Another case, </w:t>
      </w:r>
      <w:r>
        <w:rPr>
          <w:i/>
        </w:rPr>
        <w:t>GC2, Inc. v. International Game Technology</w:t>
      </w:r>
      <w:r>
        <w:rPr>
          <w:iCs/>
        </w:rPr>
        <w:t>,</w:t>
      </w:r>
      <w:r>
        <w:t xml:space="preserve"> underscores the difference between infringement’s “per-work” damages scheme and § 1202’s “per violation” damages scheme.</w:t>
      </w:r>
      <w:r>
        <w:rPr>
          <w:rStyle w:val="FootnoteReference"/>
        </w:rPr>
        <w:footnoteReference w:id="192"/>
      </w:r>
      <w:r>
        <w:t xml:space="preserve"> There, the jury found 696 DMCA violations for the defendants’ uploading of copyrighted game material to user-accessible servers.</w:t>
      </w:r>
      <w:r w:rsidR="00C06B31">
        <w:rPr>
          <w:rStyle w:val="FootnoteReference"/>
        </w:rPr>
        <w:footnoteReference w:id="193"/>
      </w:r>
      <w:r>
        <w:t xml:space="preserve"> The jury found that “each reupload constituted three separate violations because three separate versions of the [copyrighted] works found to have had removed or altered copyright management information were uploaded.”</w:t>
      </w:r>
      <w:bookmarkStart w:id="68" w:name="_Ref211374819"/>
      <w:r>
        <w:rPr>
          <w:vertAlign w:val="superscript"/>
        </w:rPr>
        <w:footnoteReference w:id="194"/>
      </w:r>
      <w:bookmarkEnd w:id="68"/>
      <w:r>
        <w:t xml:space="preserve"> The court awarded the lowest possible statutory damages—$2,500 per violation.</w:t>
      </w:r>
      <w:r w:rsidR="00C53CDC">
        <w:rPr>
          <w:rStyle w:val="FootnoteReference"/>
        </w:rPr>
        <w:footnoteReference w:id="195"/>
      </w:r>
      <w:r>
        <w:t xml:space="preserve"> Even so, the § 1202 statutory damages totaled nearly $</w:t>
      </w:r>
      <w:r w:rsidR="00C53CDC">
        <w:t>1.75</w:t>
      </w:r>
      <w:r>
        <w:t xml:space="preserve"> million.</w:t>
      </w:r>
      <w:r>
        <w:rPr>
          <w:vertAlign w:val="superscript"/>
        </w:rPr>
        <w:footnoteReference w:id="196"/>
      </w:r>
      <w:r>
        <w:t xml:space="preserve"> This would have been different under infringement’s “per work” rule; because only two games were infringed, damages would have been assessed for only two distinct works.</w:t>
      </w:r>
      <w:bookmarkStart w:id="69" w:name="_Ref211374821"/>
      <w:r>
        <w:rPr>
          <w:vertAlign w:val="superscript"/>
        </w:rPr>
        <w:footnoteReference w:id="197"/>
      </w:r>
      <w:bookmarkEnd w:id="69"/>
      <w:r>
        <w:t xml:space="preserve">  Unsurprisingly, the plaintiff opted for actual instead of statutory damages for its infringement claims.</w:t>
      </w:r>
      <w:r>
        <w:rPr>
          <w:vertAlign w:val="superscript"/>
        </w:rPr>
        <w:footnoteReference w:id="198"/>
      </w:r>
      <w:r>
        <w:t xml:space="preserve"> </w:t>
      </w:r>
    </w:p>
    <w:p w14:paraId="3B752A1D" w14:textId="77777777" w:rsidR="00855B88" w:rsidRDefault="00855B88" w:rsidP="00855B88">
      <w:r>
        <w:t xml:space="preserve">Courts have varied in their willingness to assess § 1202 statutory damages on the high end of the available range. One court stated that “courts generally award </w:t>
      </w:r>
      <w:r>
        <w:rPr>
          <w:highlight w:val="white"/>
        </w:rPr>
        <w:t>statutory</w:t>
      </w:r>
      <w:r>
        <w:t xml:space="preserve"> </w:t>
      </w:r>
      <w:r>
        <w:rPr>
          <w:highlight w:val="white"/>
        </w:rPr>
        <w:t>damages</w:t>
      </w:r>
      <w:r>
        <w:t xml:space="preserve"> on the lower end of the damages spectrum”</w:t>
      </w:r>
      <w:r>
        <w:rPr>
          <w:vertAlign w:val="superscript"/>
        </w:rPr>
        <w:footnoteReference w:id="199"/>
      </w:r>
      <w:r>
        <w:t xml:space="preserve"> but cited a court that just three years later found the </w:t>
      </w:r>
      <w:r w:rsidRPr="00136C02">
        <w:rPr>
          <w:i/>
          <w:iCs/>
        </w:rPr>
        <w:t>maximum</w:t>
      </w:r>
      <w:r>
        <w:t xml:space="preserve"> award per violation appropriate in a case where determining actual damages was “more than ‘difficult’” and where defendant’s conduct was “willful and even duplicitous.”</w:t>
      </w:r>
      <w:bookmarkStart w:id="70" w:name="_Ref206074150"/>
      <w:r>
        <w:rPr>
          <w:vertAlign w:val="superscript"/>
        </w:rPr>
        <w:footnoteReference w:id="200"/>
      </w:r>
      <w:bookmarkEnd w:id="70"/>
      <w:r>
        <w:t xml:space="preserve"> These are factors courts routinely consider in determining the proper amount of statutory damages per violation.</w:t>
      </w:r>
      <w:r>
        <w:rPr>
          <w:vertAlign w:val="superscript"/>
        </w:rPr>
        <w:footnoteReference w:id="201"/>
      </w:r>
      <w:r>
        <w:t xml:space="preserve"> One issue with this framework is that all </w:t>
      </w:r>
      <w:r>
        <w:lastRenderedPageBreak/>
        <w:t>§ 1202(b) violations are to some degree “willful”—after all, a successful claim necessitates that the scienter requirement has been met. This redundancy diminishes the factor’s value and risks allowing courts to invoke “willfulness” as a broad justification for imposing high statutory damages—to the detriment of some defendants.</w:t>
      </w:r>
      <w:r>
        <w:rPr>
          <w:rStyle w:val="FootnoteReference"/>
        </w:rPr>
        <w:footnoteReference w:id="202"/>
      </w:r>
      <w:r>
        <w:t xml:space="preserve"> </w:t>
      </w:r>
    </w:p>
    <w:p w14:paraId="18DD7D98" w14:textId="77777777" w:rsidR="00855B88" w:rsidRDefault="00855B88" w:rsidP="00855B88">
      <w:pPr>
        <w:pStyle w:val="Heading3"/>
      </w:pPr>
      <w:bookmarkStart w:id="71" w:name="_heading=h.g90favy3rtju" w:colFirst="0" w:colLast="0"/>
      <w:bookmarkStart w:id="72" w:name="_Toc210501256"/>
      <w:bookmarkEnd w:id="71"/>
      <w:r>
        <w:t>The Intent Requirement Fails to Cabin</w:t>
      </w:r>
      <w:bookmarkEnd w:id="72"/>
    </w:p>
    <w:p w14:paraId="0427E8A5" w14:textId="77D13ADC" w:rsidR="00855B88" w:rsidRDefault="00855B88" w:rsidP="00855B88">
      <w:bookmarkStart w:id="73" w:name="_heading=h.a9hx457zjndy" w:colFirst="0" w:colLast="0"/>
      <w:bookmarkEnd w:id="73"/>
      <w:r>
        <w:t>Direct copyright infringement is based on a strict liability rule.</w:t>
      </w:r>
      <w:r>
        <w:rPr>
          <w:vertAlign w:val="superscript"/>
        </w:rPr>
        <w:footnoteReference w:id="203"/>
      </w:r>
      <w:r>
        <w:t xml:space="preserve"> This means that no knowledge of infringement is necessary for liability, and innocent infringement is not a defense.</w:t>
      </w:r>
      <w:r>
        <w:rPr>
          <w:vertAlign w:val="superscript"/>
        </w:rPr>
        <w:footnoteReference w:id="204"/>
      </w:r>
      <w:r>
        <w:t xml:space="preserve"> The Copyright Act thus “casts a wide net that ensnares infringers of all different stripes,”</w:t>
      </w:r>
      <w:r>
        <w:rPr>
          <w:vertAlign w:val="superscript"/>
        </w:rPr>
        <w:footnoteReference w:id="205"/>
      </w:r>
      <w:r>
        <w:t xml:space="preserve"> making it a powerful tool for copyright </w:t>
      </w:r>
      <w:r w:rsidRPr="0000214A">
        <w:t>owners. In contrast, § 1202</w:t>
      </w:r>
      <w:r>
        <w:t>(b)(3)</w:t>
      </w:r>
      <w:r w:rsidRPr="0000214A">
        <w:t xml:space="preserve"> has not one but two</w:t>
      </w:r>
      <w:r w:rsidRPr="0000214A">
        <w:rPr>
          <w:i/>
        </w:rPr>
        <w:t xml:space="preserve"> </w:t>
      </w:r>
      <w:r w:rsidRPr="0000214A">
        <w:t>scienter requirements intended to cabin its reach, a construction that has fittingly been referred to as a “double scienter requirement.”</w:t>
      </w:r>
      <w:bookmarkStart w:id="74" w:name="_Ref205569059"/>
      <w:r w:rsidRPr="0000214A">
        <w:rPr>
          <w:vertAlign w:val="superscript"/>
        </w:rPr>
        <w:footnoteReference w:id="206"/>
      </w:r>
      <w:bookmarkEnd w:id="74"/>
      <w:r w:rsidRPr="0000214A">
        <w:t xml:space="preserve"> But in practice, courts</w:t>
      </w:r>
      <w:r>
        <w:t xml:space="preserve"> have sometimes interpreted these requirements loosely. Indeed, the Southern District of New York commented on the Second Circuit’s “leniency when evaluating scienter on a motion to dismiss.”</w:t>
      </w:r>
      <w:r>
        <w:rPr>
          <w:vertAlign w:val="superscript"/>
        </w:rPr>
        <w:footnoteReference w:id="207"/>
      </w:r>
    </w:p>
    <w:p w14:paraId="0A14ACCE" w14:textId="1CC4955C" w:rsidR="00855B88" w:rsidRDefault="00855B88" w:rsidP="00855B88">
      <w:r>
        <w:t>The first scienter requirement states that the violative action itself must be intentional (for § 1202(b)(1)) or done with knowledge (for §§ 1202(b)(2) and (3)). For example, a defendant accused of violating § 1202(b)(1) for removing or altering CMI must have “intentionally” done so, and a defendant accused of violating § 1202(b)(3) for distributing a copy of a work without CMI must “</w:t>
      </w:r>
      <w:r w:rsidRPr="0000214A">
        <w:rPr>
          <w:iCs/>
        </w:rPr>
        <w:t>know</w:t>
      </w:r>
      <w:r>
        <w:rPr>
          <w:iCs/>
        </w:rPr>
        <w:t>[]</w:t>
      </w:r>
      <w:r>
        <w:t xml:space="preserve"> that the </w:t>
      </w:r>
      <w:r w:rsidRPr="000A248A">
        <w:t>copyright management information</w:t>
      </w:r>
      <w:r w:rsidRPr="000A248A" w:rsidDel="000A248A">
        <w:t xml:space="preserve"> </w:t>
      </w:r>
      <w:r>
        <w:t>has been removed or altered without authority of the copyright owner or the law.”</w:t>
      </w:r>
      <w:r>
        <w:rPr>
          <w:vertAlign w:val="superscript"/>
        </w:rPr>
        <w:footnoteReference w:id="208"/>
      </w:r>
      <w:r>
        <w:t xml:space="preserve"> Though this prong is ostensibly one half of a twofold scienter requirement, some courts have conflated it with the act of removing or altering CMI under § 1202(b)(1) such that the scienter requirement effectively consists only of the second prong for those </w:t>
      </w:r>
      <w:r>
        <w:lastRenderedPageBreak/>
        <w:t>claims.</w:t>
      </w:r>
      <w:bookmarkStart w:id="75" w:name="_Ref206270196"/>
      <w:r>
        <w:rPr>
          <w:rStyle w:val="FootnoteReference"/>
        </w:rPr>
        <w:footnoteReference w:id="209"/>
      </w:r>
      <w:bookmarkEnd w:id="75"/>
      <w:r>
        <w:t xml:space="preserve"> In one case, the Southern District of New York found the plaintiff’s complaint sufficient to allege knowledge of CMI removal where the defendant “allegedly removed the CMI itself without authorization from [plaintiff].”</w:t>
      </w:r>
      <w:bookmarkStart w:id="76" w:name="_Ref211367346"/>
      <w:r>
        <w:rPr>
          <w:rStyle w:val="FootnoteReference"/>
        </w:rPr>
        <w:footnoteReference w:id="210"/>
      </w:r>
      <w:bookmarkEnd w:id="76"/>
      <w:r>
        <w:t xml:space="preserve"> This is the only explanation provided by the court in support of its finding; it is essentially a restatement of the prong itself.</w:t>
      </w:r>
      <w:r>
        <w:rPr>
          <w:rStyle w:val="FootnoteReference"/>
        </w:rPr>
        <w:footnoteReference w:id="211"/>
      </w:r>
      <w:r>
        <w:t xml:space="preserve"> The same result arose in another case, where the same court reasoned that there was no material dispute as to intent because defendant “accessed the [plaintiff’s work] from Twitter and added the work” to a compilation (later shared publicly) without attribution to [plaintiff].</w:t>
      </w:r>
      <w:bookmarkStart w:id="77" w:name="_Ref206270198"/>
      <w:r>
        <w:rPr>
          <w:rStyle w:val="FootnoteReference"/>
        </w:rPr>
        <w:footnoteReference w:id="212"/>
      </w:r>
      <w:bookmarkEnd w:id="77"/>
      <w:r>
        <w:t xml:space="preserve"> Similar to the prior case, these showings of intent effectively amount to the prohibited act itself. The court seems to find that removing CMI—or even just using a tool that removes CMI—is enough to show </w:t>
      </w:r>
      <w:r w:rsidRPr="00136C02">
        <w:rPr>
          <w:i/>
          <w:iCs/>
        </w:rPr>
        <w:t>intent</w:t>
      </w:r>
      <w:r>
        <w:t xml:space="preserve"> to remove CMI. The District Court for the District of Columbia and Ninth Circuit district courts have held similarly.</w:t>
      </w:r>
      <w:bookmarkStart w:id="78" w:name="_Ref205745887"/>
      <w:r>
        <w:rPr>
          <w:rStyle w:val="FootnoteReference"/>
        </w:rPr>
        <w:footnoteReference w:id="213"/>
      </w:r>
      <w:bookmarkEnd w:id="78"/>
    </w:p>
    <w:p w14:paraId="723A6B75" w14:textId="7F1BB01B" w:rsidR="00855B88" w:rsidRDefault="00855B88" w:rsidP="00983AFD">
      <w:r>
        <w:t>The second scienter requirement states that a defendant under § 1202 must have “actual or constructive knowledge” that their violative action “‘will induce, enable, facilitate, or conceal an infringement.’”</w:t>
      </w:r>
      <w:r>
        <w:rPr>
          <w:vertAlign w:val="superscript"/>
        </w:rPr>
        <w:footnoteReference w:id="214"/>
      </w:r>
      <w:r>
        <w:t xml:space="preserve"> The idea here is that removing CMI from a work obscures the work’s allowed uses, such that future consumers of the work may unintentionally infringe. To show the required scienter under this prong, courts including the Eleventh Circuit and Ninth Circuit have looked for “a past ‘pattern of conduct’ or ‘modus operandi’” showing “the defendant was aware [of] or had reasonable grounds to be aware of the probable future impact of its actions.”</w:t>
      </w:r>
      <w:r>
        <w:rPr>
          <w:rStyle w:val="FootnoteReference"/>
        </w:rPr>
        <w:footnoteReference w:id="215"/>
      </w:r>
      <w:r>
        <w:t xml:space="preserve"> The Second Circuit has similarly found that a defendant should have known his alteration of CMI concealed infringement where he </w:t>
      </w:r>
      <w:r>
        <w:lastRenderedPageBreak/>
        <w:t>“understood from his training and experience that he was required to get permission” to use the works in question.</w:t>
      </w:r>
      <w:r>
        <w:rPr>
          <w:rStyle w:val="FootnoteReference"/>
        </w:rPr>
        <w:footnoteReference w:id="216"/>
      </w:r>
      <w:r>
        <w:t xml:space="preserve"> According to the Ninth Circuit, a “general possibility” of future infringement is not enough—if it were, the knowledge requirement would be superfluous, as there is a general possibility of future infringement “whenever CMI is removed.”</w:t>
      </w:r>
      <w:r>
        <w:rPr>
          <w:rStyle w:val="FootnoteReference"/>
        </w:rPr>
        <w:footnoteReference w:id="217"/>
      </w:r>
      <w:r>
        <w:t xml:space="preserve"> On the other hand, plaintiffs do not have to show that future infringement is certain—only that it is likely.</w:t>
      </w:r>
      <w:r>
        <w:rPr>
          <w:rStyle w:val="FootnoteReference"/>
        </w:rPr>
        <w:footnoteReference w:id="218"/>
      </w:r>
      <w:r>
        <w:t xml:space="preserve"> “[A] wide range of evidence” may be used to prove scienter.</w:t>
      </w:r>
      <w:r>
        <w:rPr>
          <w:rStyle w:val="FootnoteReference"/>
        </w:rPr>
        <w:footnoteReference w:id="219"/>
      </w:r>
    </w:p>
    <w:p w14:paraId="45996FB6" w14:textId="77777777" w:rsidR="007E64D7" w:rsidRDefault="00855B88" w:rsidP="007E64D7">
      <w:r>
        <w:t>Some courts within the above circuits have found a sufficient pattern of conduct with little evidence. In one Eastern District of New York case, the plaintiff submitted a DMCA takedown notice to Etsy, accusing the defendant of selling items on Etsy’s platform that featured plaintiff’s artwork without the proper CMI.</w:t>
      </w:r>
      <w:bookmarkStart w:id="79" w:name="_Ref205888800"/>
      <w:r>
        <w:rPr>
          <w:rStyle w:val="FootnoteReference"/>
        </w:rPr>
        <w:footnoteReference w:id="220"/>
      </w:r>
      <w:bookmarkEnd w:id="79"/>
      <w:r>
        <w:t xml:space="preserve"> Defendant’s submission of a counter-notice to Etsy disputing liability was held by the court to plausibly show the knowledge required under this prong in granting a motion for default judgment against the defendant.</w:t>
      </w:r>
      <w:r>
        <w:rPr>
          <w:rStyle w:val="FootnoteReference"/>
        </w:rPr>
        <w:footnoteReference w:id="221"/>
      </w:r>
      <w:r>
        <w:t xml:space="preserve"> The Southern District of California found that the knowledge requirement for § 1202(b)(2), the section of the provision disallowing distribution of removed or altered CMI, was “clearly … satisfied” on a motion to dismiss for failure to state a claim where the defendant alleged “two prior instances in which [the defendant] admitted that it ‘reproduced and distributed to its customers some of [plaintiff’s] copyrighted content’ without authorization.”</w:t>
      </w:r>
      <w:r>
        <w:rPr>
          <w:vertAlign w:val="superscript"/>
        </w:rPr>
        <w:footnoteReference w:id="222"/>
      </w:r>
      <w:r>
        <w:t xml:space="preserve"> The court found this “pattern of conduct” sufficient to show “that the defendant was aware or had reasonable grounds to be aware of the probable future impact of its actions.”</w:t>
      </w:r>
      <w:r w:rsidRPr="00927DD0">
        <w:rPr>
          <w:vertAlign w:val="superscript"/>
        </w:rPr>
        <w:t xml:space="preserve"> </w:t>
      </w:r>
      <w:r>
        <w:rPr>
          <w:vertAlign w:val="superscript"/>
        </w:rPr>
        <w:footnoteReference w:id="223"/>
      </w:r>
      <w:r>
        <w:t xml:space="preserve"> The Northern District of California required even less evidence to find scienter sufficient to deny a defendant’s motion to dismiss, finding in one case that the “pattern of conduct” standard in fact only applies at the summary judgment stage and that earlier stages require only general allegations of scienter.</w:t>
      </w:r>
      <w:bookmarkStart w:id="80" w:name="_Ref205888818"/>
      <w:r>
        <w:rPr>
          <w:rStyle w:val="FootnoteReference"/>
        </w:rPr>
        <w:footnoteReference w:id="224"/>
      </w:r>
      <w:bookmarkEnd w:id="80"/>
      <w:r w:rsidR="007E64D7">
        <w:t xml:space="preserve"> Lastly, </w:t>
      </w:r>
      <w:r w:rsidR="007E64D7">
        <w:lastRenderedPageBreak/>
        <w:t>though anomalous,</w:t>
      </w:r>
      <w:r w:rsidR="007E64D7">
        <w:rPr>
          <w:rStyle w:val="FootnoteReference"/>
        </w:rPr>
        <w:footnoteReference w:id="225"/>
      </w:r>
      <w:r w:rsidR="007E64D7">
        <w:t xml:space="preserve"> at least one district court within the circuits above has not conformed at all to the circuit courts’ requirement of a “past ‘pattern of conduct’”: the Southern District of New York found the plaintiff to “easily satisfy the second double-scienter prong for concealment of a copyright infringement” at the motion to dismiss stage simply because the defendant posted photographs to social media “without [plaintiff’s] authorization.”</w:t>
      </w:r>
      <w:r w:rsidR="007E64D7">
        <w:rPr>
          <w:rStyle w:val="FootnoteReference"/>
        </w:rPr>
        <w:footnoteReference w:id="226"/>
      </w:r>
      <w:r w:rsidR="007E64D7">
        <w:t xml:space="preserve"> Similarly, courts in other circuits have at times required little evidence in finding the second prong.</w:t>
      </w:r>
      <w:r w:rsidR="007E64D7">
        <w:rPr>
          <w:rStyle w:val="FootnoteReference"/>
        </w:rPr>
        <w:footnoteReference w:id="227"/>
      </w:r>
    </w:p>
    <w:p w14:paraId="2A5F8551" w14:textId="77777777" w:rsidR="007E64D7" w:rsidRDefault="007E64D7" w:rsidP="007E64D7">
      <w:r>
        <w:t xml:space="preserve">In addition to the risk of future third-party infringement, a defendant’s knowledge or constructive knowledge of their </w:t>
      </w:r>
      <w:r>
        <w:rPr>
          <w:i/>
        </w:rPr>
        <w:t xml:space="preserve">own </w:t>
      </w:r>
      <w:r>
        <w:t>infringement is enough to satisfy § 1202(b)’s knowledge requirement</w:t>
      </w:r>
      <w:bookmarkStart w:id="81" w:name="_Ref206169075"/>
      <w:r>
        <w:rPr>
          <w:vertAlign w:val="superscript"/>
        </w:rPr>
        <w:footnoteReference w:id="228"/>
      </w:r>
      <w:bookmarkEnd w:id="81"/>
      <w:r>
        <w:t xml:space="preserve"> This makes satisfaction of the knowledge requirement relatively simple where a defendant is accused of § 1202(b)(2) (i.e., distributing a work knowing CMI was removed): for these claims, as long as the defendant’s act of distribution is unauthorized and does not qualify for an infringement defense, the defendant may satisfy the knowledge requirement simply by engaging in the act subjecting them to § 1202 liability in the first place.</w:t>
      </w:r>
      <w:r>
        <w:rPr>
          <w:rStyle w:val="FootnoteReference"/>
        </w:rPr>
        <w:footnoteReference w:id="229"/>
      </w:r>
      <w:r>
        <w:t xml:space="preserve"> </w:t>
      </w:r>
    </w:p>
    <w:p w14:paraId="2D8A32FE" w14:textId="77777777" w:rsidR="007E64D7" w:rsidRDefault="007E64D7" w:rsidP="007E64D7">
      <w:bookmarkStart w:id="82" w:name="_heading=h.jpy91po6buzl" w:colFirst="0" w:colLast="0"/>
      <w:bookmarkEnd w:id="82"/>
      <w:r>
        <w:t xml:space="preserve">A low scienter bar at the motion to dismiss stage may alone create uncertainty and thus deter beneficial uses of copyrighted works. A low bar at the summary judgment stage further chills uses of copyrighted works for fear of expensive, drawn-out litigation. And though some courts have of course </w:t>
      </w:r>
      <w:r>
        <w:lastRenderedPageBreak/>
        <w:t>suggested higher standards for showing scienter, even those that appear the strictest are often applied loosely in practice.</w:t>
      </w:r>
      <w:r>
        <w:rPr>
          <w:vertAlign w:val="superscript"/>
        </w:rPr>
        <w:footnoteReference w:id="230"/>
      </w:r>
      <w:r>
        <w:tab/>
      </w:r>
    </w:p>
    <w:p w14:paraId="29D30774" w14:textId="77777777" w:rsidR="007E64D7" w:rsidRDefault="007E64D7" w:rsidP="007E64D7">
      <w:bookmarkStart w:id="83" w:name="_heading=h.qcfjetaf3tie" w:colFirst="0" w:colLast="0"/>
      <w:bookmarkEnd w:id="83"/>
      <w:r>
        <w:t>Infringement’s strict liability rule remains a harsher standard for defendants than § 1202’s scienter requirement, despite the unpredictability with which the latter is applied. Despite this, though § 1202’s scienter requirement “is intended to counterbalance [the statute’s] otherwise broad definition of CMI”</w:t>
      </w:r>
      <w:r>
        <w:rPr>
          <w:vertAlign w:val="superscript"/>
        </w:rPr>
        <w:footnoteReference w:id="231"/>
      </w:r>
      <w:r>
        <w:t xml:space="preserve"> and “protect innocent CMI removers,”</w:t>
      </w:r>
      <w:r>
        <w:rPr>
          <w:vertAlign w:val="superscript"/>
        </w:rPr>
        <w:footnoteReference w:id="232"/>
      </w:r>
      <w:r>
        <w:t xml:space="preserve"> in practice it does not strike this balance.</w:t>
      </w:r>
    </w:p>
    <w:p w14:paraId="1FD1A411" w14:textId="77777777" w:rsidR="007E64D7" w:rsidRDefault="007E64D7" w:rsidP="007E64D7">
      <w:pPr>
        <w:pStyle w:val="Heading2"/>
      </w:pPr>
      <w:bookmarkStart w:id="84" w:name="_Toc210501257"/>
      <w:r>
        <w:t>Applying the DMCA to LLMs</w:t>
      </w:r>
      <w:bookmarkEnd w:id="84"/>
    </w:p>
    <w:p w14:paraId="488FD91F" w14:textId="77777777" w:rsidR="007E64D7" w:rsidRPr="00A02B2C" w:rsidRDefault="007E64D7" w:rsidP="007E64D7">
      <w:pPr>
        <w:rPr>
          <w:iCs/>
        </w:rPr>
      </w:pPr>
      <w:r>
        <w:t xml:space="preserve">The importance of § 1202’s scope has dramatically increased with the rise of LLMs. </w:t>
      </w:r>
      <w:r>
        <w:rPr>
          <w:i/>
        </w:rPr>
        <w:t>Doe v. GitHub</w:t>
      </w:r>
      <w:r>
        <w:t xml:space="preserve">, the Ninth Circuit interlocutory appeal set to decide the identicality vs. similarity court split discussed in Part II.A., centers around LLMs’ DMCA liability. Similar cases have also cropped up in recent years, including </w:t>
      </w:r>
      <w:r>
        <w:rPr>
          <w:i/>
        </w:rPr>
        <w:t>The Intercept Media, Inc. v. OpenAI</w:t>
      </w:r>
      <w:r>
        <w:t xml:space="preserve">, </w:t>
      </w:r>
      <w:r>
        <w:rPr>
          <w:i/>
        </w:rPr>
        <w:t>Raw Story Media, Inc. v. OpenAI</w:t>
      </w:r>
      <w:r>
        <w:t xml:space="preserve">, and </w:t>
      </w:r>
      <w:r>
        <w:rPr>
          <w:i/>
        </w:rPr>
        <w:t xml:space="preserve">New York Times v. Microsoft </w:t>
      </w:r>
      <w:r>
        <w:rPr>
          <w:iCs/>
        </w:rPr>
        <w:t xml:space="preserve">in the Southern District of New York, and </w:t>
      </w:r>
      <w:r>
        <w:rPr>
          <w:i/>
        </w:rPr>
        <w:t>Tremblay v. OpenAI</w:t>
      </w:r>
      <w:r>
        <w:t xml:space="preserve"> in the Northern District of California. Though much of the focus on LLMs’ legality has been on copyright infringement, with dozens of cases brought on that issue,</w:t>
      </w:r>
      <w:r>
        <w:rPr>
          <w:rStyle w:val="FootnoteReference"/>
        </w:rPr>
        <w:footnoteReference w:id="233"/>
      </w:r>
      <w:r>
        <w:t xml:space="preserve"> these DMCA cases have the potential to preempt their outcome by fating LLM providers to exorbitant damages without the possibility of a fair use defense. </w:t>
      </w:r>
    </w:p>
    <w:p w14:paraId="518955E6" w14:textId="77777777" w:rsidR="007E64D7" w:rsidRDefault="007E64D7" w:rsidP="007E64D7">
      <w:r>
        <w:t>LLM providers are particularly disadvantaged by the state of the law, as it is difficult for them to avoid violating § 1202 with their current technological capacity.</w:t>
      </w:r>
      <w:r>
        <w:rPr>
          <w:rStyle w:val="FootnoteReference"/>
        </w:rPr>
        <w:footnoteReference w:id="234"/>
      </w:r>
      <w:r>
        <w:t xml:space="preserve">. Indeed, all of the elements that make § 1202 claims broader than </w:t>
      </w:r>
      <w:r>
        <w:lastRenderedPageBreak/>
        <w:t>infringement claims—that is, intent, the standard for proving copying, available defenses, and the statutory damages scheme—work together to make it exceptionally easy for plaintiffs to state § 1202 claims.</w:t>
      </w:r>
      <w:r>
        <w:rPr>
          <w:rStyle w:val="FootnoteReference"/>
        </w:rPr>
        <w:footnoteReference w:id="235"/>
      </w:r>
      <w:r>
        <w:t xml:space="preserve"> </w:t>
      </w:r>
    </w:p>
    <w:p w14:paraId="1CB13804" w14:textId="37AB0570" w:rsidR="007E64D7" w:rsidRPr="00E0651B" w:rsidRDefault="007E64D7" w:rsidP="007E64D7">
      <w:r>
        <w:t>Certainly, these problems have not yet resulted in a deluge of judgments against LLM developers. Of the relevant cases brought against LLMs,</w:t>
      </w:r>
      <w:r>
        <w:rPr>
          <w:rStyle w:val="FootnoteReference"/>
        </w:rPr>
        <w:footnoteReference w:id="236"/>
      </w:r>
      <w:r>
        <w:t xml:space="preserve"> all involved the dismissal of at least one § 1202 claim. But, absent doctrinal changes, there is little reason to expect this trend to continue. First, the precedent here is scarce. The theoretical ease of making out a claim may not play itself out in every case, and all seven cases are concentrated in only two district courts.</w:t>
      </w:r>
      <w:r>
        <w:rPr>
          <w:rStyle w:val="FootnoteReference"/>
        </w:rPr>
        <w:footnoteReference w:id="237"/>
      </w:r>
      <w:r>
        <w:t xml:space="preserve"> Second, the dismissals do not show a systematic difficulty in alleging a § 1202 violation. There was no discernable pattern across cases as to the reason for dismissal, suggesting that no one requirement of a § 1202 claim is particularly difficult to overcome. Both </w:t>
      </w:r>
      <w:r>
        <w:rPr>
          <w:i/>
          <w:iCs/>
        </w:rPr>
        <w:t xml:space="preserve">Doe v. GitHub </w:t>
      </w:r>
      <w:r>
        <w:t xml:space="preserve">and </w:t>
      </w:r>
      <w:r>
        <w:rPr>
          <w:i/>
          <w:iCs/>
        </w:rPr>
        <w:t>Andersen v. Stability</w:t>
      </w:r>
      <w:r>
        <w:t xml:space="preserve"> dismissed the plaintiffs’ claims for lack of identicality,</w:t>
      </w:r>
      <w:r>
        <w:rPr>
          <w:rStyle w:val="FootnoteReference"/>
        </w:rPr>
        <w:footnoteReference w:id="238"/>
      </w:r>
      <w:r>
        <w:t xml:space="preserve"> but most courts outside the Ninth Circuit do not subscribe to the identicality requirement.</w:t>
      </w:r>
      <w:r>
        <w:rPr>
          <w:rStyle w:val="FootnoteReference"/>
        </w:rPr>
        <w:footnoteReference w:id="239"/>
      </w:r>
      <w:r>
        <w:t xml:space="preserve"> While the </w:t>
      </w:r>
      <w:r>
        <w:rPr>
          <w:i/>
          <w:iCs/>
        </w:rPr>
        <w:t>NYT v. Microsoft</w:t>
      </w:r>
      <w:r>
        <w:t xml:space="preserve"> </w:t>
      </w:r>
      <w:r w:rsidRPr="00E0651B">
        <w:t>court</w:t>
      </w:r>
      <w:r>
        <w:t xml:space="preserve"> dismissed §</w:t>
      </w:r>
      <w:r w:rsidR="00BC4BE3">
        <w:t> </w:t>
      </w:r>
      <w:r>
        <w:t>1202(b)(1) claims against OpenAI due to insufficient evidence of intentional removal of CMI,</w:t>
      </w:r>
      <w:r>
        <w:rPr>
          <w:rStyle w:val="FootnoteReference"/>
        </w:rPr>
        <w:footnoteReference w:id="240"/>
      </w:r>
      <w:r>
        <w:t xml:space="preserve"> the court in </w:t>
      </w:r>
      <w:r>
        <w:rPr>
          <w:i/>
          <w:iCs/>
        </w:rPr>
        <w:t>The Intercept v. OpenAI</w:t>
      </w:r>
      <w:r>
        <w:t xml:space="preserve"> found the plaintiff in that case plausibly alleged </w:t>
      </w:r>
      <w:r w:rsidR="00BC4BE3">
        <w:t>the same.</w:t>
      </w:r>
      <w:r>
        <w:rPr>
          <w:rStyle w:val="FootnoteReference"/>
        </w:rPr>
        <w:footnoteReference w:id="241"/>
      </w:r>
      <w:r>
        <w:t xml:space="preserve"> While the court in </w:t>
      </w:r>
      <w:r>
        <w:rPr>
          <w:i/>
          <w:iCs/>
        </w:rPr>
        <w:t>Tremblay v. OpenAI</w:t>
      </w:r>
      <w:r>
        <w:t xml:space="preserve"> dismissed the plaintiff’s § 1202(b)(1) claims </w:t>
      </w:r>
      <w:r w:rsidR="00BC4BE3">
        <w:t xml:space="preserve">in part </w:t>
      </w:r>
      <w:r w:rsidR="00BC4BE3">
        <w:lastRenderedPageBreak/>
        <w:t>because the second scienter requirement was insufficient,</w:t>
      </w:r>
      <w:r>
        <w:rPr>
          <w:rStyle w:val="FootnoteReference"/>
        </w:rPr>
        <w:footnoteReference w:id="242"/>
      </w:r>
      <w:r>
        <w:t xml:space="preserve"> </w:t>
      </w:r>
      <w:r w:rsidR="001F3C45">
        <w:t>t</w:t>
      </w:r>
      <w:r w:rsidR="00BC4BE3">
        <w:t xml:space="preserve">he court in </w:t>
      </w:r>
      <w:r>
        <w:rPr>
          <w:i/>
          <w:iCs/>
        </w:rPr>
        <w:t>Concord Music Group v. Anthropic</w:t>
      </w:r>
      <w:r>
        <w:t xml:space="preserve"> </w:t>
      </w:r>
      <w:r w:rsidR="00BC4BE3">
        <w:t xml:space="preserve">found plausible allegations of </w:t>
      </w:r>
      <w:r w:rsidR="001F3C45">
        <w:t>the</w:t>
      </w:r>
      <w:r w:rsidR="00BC4BE3">
        <w:t xml:space="preserve"> scienter</w:t>
      </w:r>
      <w:r w:rsidR="001F3C45">
        <w:t xml:space="preserve"> requirement</w:t>
      </w:r>
      <w:r w:rsidR="00BC4BE3">
        <w:t>.</w:t>
      </w:r>
      <w:bookmarkStart w:id="85" w:name="_Ref211539641"/>
      <w:r>
        <w:rPr>
          <w:rStyle w:val="FootnoteReference"/>
        </w:rPr>
        <w:footnoteReference w:id="243"/>
      </w:r>
      <w:bookmarkEnd w:id="85"/>
      <w:r>
        <w:t xml:space="preserve"> </w:t>
      </w:r>
    </w:p>
    <w:p w14:paraId="7C482381" w14:textId="3F768F79" w:rsidR="003C5E88" w:rsidRPr="003C5E88" w:rsidRDefault="007E64D7" w:rsidP="00892806">
      <w:pPr>
        <w:shd w:val="clear" w:color="auto" w:fill="FFFFFF"/>
        <w:suppressAutoHyphens w:val="0"/>
        <w:ind w:firstLine="0"/>
        <w:jc w:val="left"/>
        <w:rPr>
          <w:rFonts w:ascii="Source Sans Pro" w:eastAsia="Times New Roman" w:hAnsi="Source Sans Pro" w:cs="Times New Roman"/>
          <w:color w:val="000000"/>
          <w:sz w:val="24"/>
        </w:rPr>
      </w:pPr>
      <w:r>
        <w:tab/>
        <w:t>D</w:t>
      </w:r>
      <w:r w:rsidRPr="008C5D54">
        <w:t xml:space="preserve">icta from these cases </w:t>
      </w:r>
      <w:r>
        <w:t xml:space="preserve">also </w:t>
      </w:r>
      <w:r w:rsidRPr="008C5D54">
        <w:t xml:space="preserve">suggests that future matters </w:t>
      </w:r>
      <w:r>
        <w:t>may</w:t>
      </w:r>
      <w:r w:rsidRPr="008C5D54">
        <w:t xml:space="preserve"> be decided differently. The court in </w:t>
      </w:r>
      <w:r w:rsidRPr="008C5D54">
        <w:rPr>
          <w:i/>
          <w:iCs/>
        </w:rPr>
        <w:t>Andersen v. Stability</w:t>
      </w:r>
      <w:r w:rsidRPr="008C5D54">
        <w:t xml:space="preserve"> clarified that</w:t>
      </w:r>
      <w:r w:rsidR="002138C0">
        <w:t xml:space="preserve"> the plaintiffs resolved the court’s previous reasons for dismissal</w:t>
      </w:r>
      <w:r w:rsidRPr="008C5D54">
        <w:t xml:space="preserve">, </w:t>
      </w:r>
      <w:r w:rsidR="002138C0">
        <w:t xml:space="preserve">suggesting that </w:t>
      </w:r>
      <w:r w:rsidRPr="008C5D54">
        <w:t xml:space="preserve">absent the identicality requirement, Andersen’s claims </w:t>
      </w:r>
      <w:r w:rsidR="002138C0">
        <w:t>might</w:t>
      </w:r>
      <w:r w:rsidR="002138C0" w:rsidRPr="008C5D54">
        <w:t xml:space="preserve"> </w:t>
      </w:r>
      <w:r w:rsidRPr="008C5D54">
        <w:t>not have been dismissed.</w:t>
      </w:r>
      <w:r w:rsidRPr="008C5D54">
        <w:rPr>
          <w:rStyle w:val="FootnoteReference"/>
        </w:rPr>
        <w:footnoteReference w:id="244"/>
      </w:r>
      <w:r w:rsidRPr="008C5D54">
        <w:t xml:space="preserve"> The court in </w:t>
      </w:r>
      <w:r w:rsidRPr="008C5D54">
        <w:rPr>
          <w:i/>
          <w:iCs/>
        </w:rPr>
        <w:t>Doe</w:t>
      </w:r>
      <w:r>
        <w:rPr>
          <w:i/>
          <w:iCs/>
        </w:rPr>
        <w:t xml:space="preserve"> 1</w:t>
      </w:r>
      <w:r w:rsidRPr="008C5D54">
        <w:rPr>
          <w:i/>
          <w:iCs/>
        </w:rPr>
        <w:t xml:space="preserve"> v. Git</w:t>
      </w:r>
      <w:r>
        <w:rPr>
          <w:i/>
          <w:iCs/>
        </w:rPr>
        <w:t>H</w:t>
      </w:r>
      <w:r w:rsidRPr="008C5D54">
        <w:rPr>
          <w:i/>
          <w:iCs/>
        </w:rPr>
        <w:t>ub</w:t>
      </w:r>
      <w:r w:rsidRPr="008C5D54">
        <w:t xml:space="preserve"> suggested the same.</w:t>
      </w:r>
      <w:r w:rsidRPr="008C5D54">
        <w:rPr>
          <w:rStyle w:val="FootnoteReference"/>
        </w:rPr>
        <w:footnoteReference w:id="245"/>
      </w:r>
      <w:r w:rsidR="008D4D03">
        <w:t xml:space="preserve"> </w:t>
      </w:r>
    </w:p>
    <w:p w14:paraId="55BEB4AA" w14:textId="7687035F" w:rsidR="007E64D7" w:rsidRPr="00FD3524" w:rsidRDefault="003C5E88" w:rsidP="003C5E88">
      <w:r>
        <w:t xml:space="preserve">  </w:t>
      </w:r>
      <w:r w:rsidR="007E64D7" w:rsidRPr="008C5D54">
        <w:t xml:space="preserve"> Should future plaintiffs note these </w:t>
      </w:r>
      <w:proofErr w:type="gramStart"/>
      <w:r w:rsidR="007E64D7" w:rsidRPr="008C5D54">
        <w:t>decisions</w:t>
      </w:r>
      <w:proofErr w:type="gramEnd"/>
      <w:r w:rsidR="007E64D7" w:rsidRPr="008C5D54">
        <w:t xml:space="preserve"> and the current identicality-similarity split, they can take advantage of the low bar created by § 1202’s elements </w:t>
      </w:r>
      <w:r w:rsidR="007E64D7">
        <w:t>in the many courts that do not impose</w:t>
      </w:r>
      <w:r w:rsidR="007E64D7" w:rsidRPr="008C5D54">
        <w:t xml:space="preserve"> an identicality requirement.</w:t>
      </w:r>
    </w:p>
    <w:p w14:paraId="1025B4FA" w14:textId="77777777" w:rsidR="007E64D7" w:rsidRDefault="007E64D7" w:rsidP="003C5E88">
      <w:r>
        <w:rPr>
          <w:b/>
        </w:rPr>
        <w:t>Weaker Intent.</w:t>
      </w:r>
      <w:r>
        <w:t xml:space="preserve"> As discussed in Part II.D., the first scienter requirement states that the violative action itself must be intentional (for § 1202(b)(1)) or done with knowledge (for §§ 1202(b)(2) and (3)), and the second scienter requirement requires “actual or constructive knowledge” that a violative act “‘will induce, enable, facilitate, or conceal an infringement.’”</w:t>
      </w:r>
      <w:r>
        <w:rPr>
          <w:vertAlign w:val="superscript"/>
        </w:rPr>
        <w:footnoteReference w:id="246"/>
      </w:r>
    </w:p>
    <w:p w14:paraId="119C9EC9" w14:textId="77777777" w:rsidR="007E64D7" w:rsidRDefault="007E64D7" w:rsidP="007E64D7">
      <w:r>
        <w:t xml:space="preserve">As discussed in Part II.D., multiple courts have treated the act of removing CMI as sufficient evidence of </w:t>
      </w:r>
      <w:r w:rsidRPr="00136C02">
        <w:t>intent</w:t>
      </w:r>
      <w:r>
        <w:t xml:space="preserve"> to remove CMI. This pattern has continued as applied to LLMs; one court found that an LLM provider’s use of tools that remove CMI was enough to allege intent under the first prong of § 1202.</w:t>
      </w:r>
    </w:p>
    <w:p w14:paraId="40842ED4" w14:textId="77777777" w:rsidR="007E64D7" w:rsidRDefault="007E64D7" w:rsidP="007E64D7">
      <w:r w:rsidRPr="00676205">
        <w:t xml:space="preserve">In </w:t>
      </w:r>
      <w:r w:rsidRPr="00136C02">
        <w:rPr>
          <w:i/>
          <w:iCs/>
        </w:rPr>
        <w:t>New York Times Co. v. Microsoft Corp</w:t>
      </w:r>
      <w:r>
        <w:rPr>
          <w:i/>
          <w:iCs/>
        </w:rPr>
        <w:t xml:space="preserve">, </w:t>
      </w:r>
      <w:r>
        <w:t>the plaintiffs alleged, among other claims, that OpenAI violated § 1202(b)(1) by removing CMI from its training datasets, which plaintiffs alleged included their works.  Two groups of plaintiffs—The Daily News and CIR—alleged in their complaints that when OpenAI scraped their content off the Internet to create datasets used to train its LLMs, it  “intentionally used the Dragnet and Newspaper content extractors, which are designed to remove CMI from the works they scrape from the internet.”</w:t>
      </w:r>
      <w:r>
        <w:rPr>
          <w:rStyle w:val="FootnoteReference"/>
        </w:rPr>
        <w:footnoteReference w:id="247"/>
      </w:r>
      <w:r>
        <w:t xml:space="preserve"> OpenAI’s use of these tools to extract content from the web, in </w:t>
      </w:r>
      <w:r>
        <w:lastRenderedPageBreak/>
        <w:t xml:space="preserve">combination with its employment of “highly skilled data scientists who would know how Dragnet and Newspaper work” was enough to plausibly allege intentional </w:t>
      </w:r>
      <w:r w:rsidRPr="00BB6A18">
        <w:t>removal of CMI.</w:t>
      </w:r>
      <w:r w:rsidRPr="00BB6A18">
        <w:rPr>
          <w:vertAlign w:val="superscript"/>
        </w:rPr>
        <w:footnoteReference w:id="248"/>
      </w:r>
      <w:r w:rsidRPr="00BB6A18">
        <w:t xml:space="preserve"> </w:t>
      </w:r>
      <w:r>
        <w:t xml:space="preserve">Again, showing removal of CMI was enough to show intention to remove CMI. </w:t>
      </w:r>
    </w:p>
    <w:p w14:paraId="2A05627E" w14:textId="77777777" w:rsidR="007E64D7" w:rsidRDefault="007E64D7" w:rsidP="007E64D7">
      <w:pPr>
        <w:rPr>
          <w:color w:val="1F1F1F"/>
          <w:shd w:val="clear" w:color="auto" w:fill="FFFFFF"/>
        </w:rPr>
      </w:pPr>
      <w:r>
        <w:t xml:space="preserve">On the other hand, in the same case, </w:t>
      </w:r>
      <w:r w:rsidRPr="00BB6A18">
        <w:t>The New York Times’ complaint</w:t>
      </w:r>
      <w:r>
        <w:t xml:space="preserve"> </w:t>
      </w:r>
      <w:r w:rsidRPr="00BB6A18">
        <w:t>“[failed] to plausibly allege that OpenAI removed CMI from the training datasets”</w:t>
      </w:r>
      <w:r>
        <w:t xml:space="preserve"> at all.</w:t>
      </w:r>
      <w:r w:rsidRPr="006647C6">
        <w:rPr>
          <w:rStyle w:val="FootnoteReference"/>
          <w:color w:val="1F1F1F"/>
          <w:shd w:val="clear" w:color="auto" w:fill="FFFFFF"/>
        </w:rPr>
        <w:footnoteReference w:id="249"/>
      </w:r>
      <w:r w:rsidRPr="00BB6A18">
        <w:t xml:space="preserve"> </w:t>
      </w:r>
      <w:r>
        <w:t>Its lack of</w:t>
      </w:r>
      <w:r w:rsidRPr="00136C02">
        <w:rPr>
          <w:color w:val="1F1F1F"/>
          <w:shd w:val="clear" w:color="auto" w:fill="FFFFFF"/>
        </w:rPr>
        <w:t xml:space="preserve"> </w:t>
      </w:r>
      <w:r>
        <w:rPr>
          <w:color w:val="1F1F1F"/>
          <w:shd w:val="clear" w:color="auto" w:fill="FFFFFF"/>
        </w:rPr>
        <w:t>“</w:t>
      </w:r>
      <w:r w:rsidRPr="00136C02">
        <w:rPr>
          <w:color w:val="1F1F1F"/>
          <w:shd w:val="clear" w:color="auto" w:fill="FFFFFF"/>
        </w:rPr>
        <w:t>specific detail on how CMI was allegedly removed”</w:t>
      </w:r>
      <w:r w:rsidRPr="00136C02">
        <w:rPr>
          <w:rStyle w:val="FootnoteReference"/>
          <w:color w:val="1F1F1F"/>
          <w:shd w:val="clear" w:color="auto" w:fill="FFFFFF"/>
        </w:rPr>
        <w:footnoteReference w:id="250"/>
      </w:r>
      <w:r>
        <w:rPr>
          <w:color w:val="1F1F1F"/>
          <w:shd w:val="clear" w:color="auto" w:fill="FFFFFF"/>
        </w:rPr>
        <w:t xml:space="preserve"> led the court to grant OpenAI’s motion to dismiss The New York Times’ claim. And of course, not all courts have held that removal of CMI is enough to satisfy the first scienter prong: where Anthropic was accused of training an LLM on a plaintiff’s work and removing the plaintiff’s CMI, the Northern District of California explicitly found that “simply [repeating] the statutory language without stating any facts to show that Anthropic intentionally removed CMI” was insufficient to satisfy the first scienter prong.</w:t>
      </w:r>
      <w:r>
        <w:rPr>
          <w:rStyle w:val="FootnoteReference"/>
          <w:color w:val="1F1F1F"/>
          <w:shd w:val="clear" w:color="auto" w:fill="FFFFFF"/>
        </w:rPr>
        <w:footnoteReference w:id="251"/>
      </w:r>
      <w:r>
        <w:rPr>
          <w:color w:val="1F1F1F"/>
          <w:shd w:val="clear" w:color="auto" w:fill="FFFFFF"/>
        </w:rPr>
        <w:t xml:space="preserve"> </w:t>
      </w:r>
    </w:p>
    <w:p w14:paraId="2BA04FB2" w14:textId="77777777" w:rsidR="007E64D7" w:rsidRDefault="007E64D7" w:rsidP="007E64D7">
      <w:r>
        <w:rPr>
          <w:color w:val="1F1F1F"/>
          <w:shd w:val="clear" w:color="auto" w:fill="FFFFFF"/>
        </w:rPr>
        <w:t>This inconsistency in courts’ outcomes should hardly be relieving to LLM providers, though: the</w:t>
      </w:r>
      <w:r>
        <w:t xml:space="preserve"> sufficiency of these allegations in </w:t>
      </w:r>
      <w:r>
        <w:rPr>
          <w:i/>
          <w:iCs/>
        </w:rPr>
        <w:t xml:space="preserve">any </w:t>
      </w:r>
      <w:r>
        <w:t xml:space="preserve">court where there is such little precedent applying § 1202 to LLM provider defendants both affects the risk calculus of companies creating LLMs and forecasts future difficulty for LLM providers at the motion to dismiss stage. </w:t>
      </w:r>
    </w:p>
    <w:p w14:paraId="401E23ED" w14:textId="77777777" w:rsidR="007E64D7" w:rsidRDefault="007E64D7" w:rsidP="007E64D7">
      <w:r>
        <w:t>The second scienter requirement spells further trouble for LLM providers as the infringement they are alleged to induce, enable, facilitate, or conceal may very well be their own. As discussed in Part II.D., a defendant’s knowledge or constructive knowledge of their own</w:t>
      </w:r>
      <w:r>
        <w:rPr>
          <w:i/>
        </w:rPr>
        <w:t xml:space="preserve"> </w:t>
      </w:r>
      <w:r>
        <w:t>infringement is enough to satisfy the second scienter requirement.</w:t>
      </w:r>
      <w:r>
        <w:rPr>
          <w:vertAlign w:val="superscript"/>
        </w:rPr>
        <w:footnoteReference w:id="252"/>
      </w:r>
      <w:r>
        <w:t xml:space="preserve"> Because LLMs’ outputs are inherently distributed to a user, if an infringement defense does not apply, the simple act of producing the output at issue may be enough—and has been shown to be enough—to satisfy this requirement.</w:t>
      </w:r>
      <w:r>
        <w:rPr>
          <w:vertAlign w:val="superscript"/>
        </w:rPr>
        <w:footnoteReference w:id="253"/>
      </w:r>
    </w:p>
    <w:p w14:paraId="5F5500C8" w14:textId="77777777" w:rsidR="007E64D7" w:rsidRDefault="007E64D7" w:rsidP="007E64D7">
      <w:r>
        <w:rPr>
          <w:b/>
        </w:rPr>
        <w:lastRenderedPageBreak/>
        <w:t>Weaker Standard for Proving Copying.</w:t>
      </w:r>
      <w:r>
        <w:t xml:space="preserve"> As discussed in Part II.A., the standard for proving a work is a copy under § 1202 is permissive compared to the standard for infringement claims. The standard under infringement requires both access and similarity or striking similarity to prove copying occurred </w:t>
      </w:r>
      <w:r>
        <w:rPr>
          <w:i/>
        </w:rPr>
        <w:t>and</w:t>
      </w:r>
      <w:r>
        <w:t xml:space="preserve"> considers copyrightability in determining whether that copying is legally sufficient.</w:t>
      </w:r>
      <w:r>
        <w:rPr>
          <w:rStyle w:val="FootnoteReference"/>
        </w:rPr>
        <w:footnoteReference w:id="254"/>
      </w:r>
      <w:r>
        <w:t xml:space="preserve"> The bar is much lower for some courts hearing § 1202 claims.</w:t>
      </w:r>
      <w:r>
        <w:rPr>
          <w:rStyle w:val="FootnoteReference"/>
        </w:rPr>
        <w:footnoteReference w:id="255"/>
      </w:r>
      <w:r>
        <w:t xml:space="preserve"> In particular, it is extremely difficult for LLM providers to establish compliance in courts that adhere to a similarity standard.</w:t>
      </w:r>
      <w:r>
        <w:rPr>
          <w:rStyle w:val="FootnoteReference"/>
        </w:rPr>
        <w:footnoteReference w:id="256"/>
      </w:r>
    </w:p>
    <w:p w14:paraId="5B0BCFA6" w14:textId="77777777" w:rsidR="007E64D7" w:rsidRDefault="007E64D7" w:rsidP="007E64D7">
      <w:bookmarkStart w:id="88" w:name="_heading=h.pm18du68q5dd" w:colFirst="0" w:colLast="0"/>
      <w:bookmarkEnd w:id="88"/>
      <w:r>
        <w:t>Current large-scale generative AI training practices routinely entail the separation of works from their attendant copyright management information.</w:t>
      </w:r>
      <w:r>
        <w:rPr>
          <w:vertAlign w:val="superscript"/>
        </w:rPr>
        <w:footnoteReference w:id="257"/>
      </w:r>
      <w:r>
        <w:t xml:space="preserve"> This separation is a de facto feature of most modern training pipelines.</w:t>
      </w:r>
      <w:r>
        <w:rPr>
          <w:rStyle w:val="FootnoteReference"/>
        </w:rPr>
        <w:footnoteReference w:id="258"/>
      </w:r>
      <w:r>
        <w:t xml:space="preserve"> If the output generated without this CMI resembles copyrighted training data, LLM </w:t>
      </w:r>
      <w:r>
        <w:lastRenderedPageBreak/>
        <w:t>defendants may be liable for removing CMI under § 1202(b)(1) and for distributing work without CMI under § 1202(b)(3).</w:t>
      </w:r>
      <w:r>
        <w:rPr>
          <w:vertAlign w:val="superscript"/>
        </w:rPr>
        <w:footnoteReference w:id="259"/>
      </w:r>
    </w:p>
    <w:p w14:paraId="6F29E8B8" w14:textId="0A39FE23" w:rsidR="007E64D7" w:rsidRDefault="007E64D7" w:rsidP="007E64D7">
      <w:r>
        <w:t>Because the training process separates works into parts to extract information,</w:t>
      </w:r>
      <w:r>
        <w:rPr>
          <w:rFonts w:ascii="Palatino Linotype" w:eastAsia="Palatino Linotype" w:hAnsi="Palatino Linotype" w:cs="Palatino Linotype"/>
          <w:vertAlign w:val="superscript"/>
        </w:rPr>
        <w:footnoteReference w:id="260"/>
      </w:r>
      <w:r>
        <w:rPr>
          <w:rFonts w:ascii="Palatino Linotype" w:eastAsia="Palatino Linotype" w:hAnsi="Palatino Linotype" w:cs="Palatino Linotype"/>
        </w:rPr>
        <w:t xml:space="preserve"> </w:t>
      </w:r>
      <w:r>
        <w:t>the only option for an output that resembles a copyrighted work to comply with § 1202 would be to match the output with the training data that contributed to it, along with that data’s associated CMI.</w:t>
      </w:r>
      <w:r>
        <w:rPr>
          <w:vertAlign w:val="superscript"/>
        </w:rPr>
        <w:footnoteReference w:id="261"/>
      </w:r>
      <w:r>
        <w:t xml:space="preserve"> This process of “[c]</w:t>
      </w:r>
      <w:proofErr w:type="spellStart"/>
      <w:r>
        <w:t>onnecting</w:t>
      </w:r>
      <w:proofErr w:type="spellEnd"/>
      <w:r>
        <w:t xml:space="preserve"> the AI-generated content to both the individuals responsible for its generation and to the training data that allows for its generation</w:t>
      </w:r>
      <w:r>
        <w:rPr>
          <w:vertAlign w:val="superscript"/>
        </w:rPr>
        <w:footnoteReference w:id="262"/>
      </w:r>
      <w:r>
        <w:t xml:space="preserve"> is called attribution,” and it is difficult for LLMs to achieve.</w:t>
      </w:r>
      <w:r>
        <w:rPr>
          <w:vertAlign w:val="superscript"/>
        </w:rPr>
        <w:footnoteReference w:id="263"/>
      </w:r>
      <w:r>
        <w:t xml:space="preserve"> </w:t>
      </w:r>
    </w:p>
    <w:p w14:paraId="65C80B7F" w14:textId="77777777" w:rsidR="007E64D7" w:rsidRDefault="007E64D7" w:rsidP="007E64D7">
      <w:bookmarkStart w:id="89" w:name="_heading=h.dw5dyny71cxb" w:colFirst="0" w:colLast="0"/>
      <w:bookmarkEnd w:id="89"/>
      <w:r>
        <w:t>One reason for this difficulty is because multiple pieces of training data may be similar or identical to one another, making it difficult to determine exactly which data contributed to the output.</w:t>
      </w:r>
      <w:r>
        <w:rPr>
          <w:vertAlign w:val="superscript"/>
        </w:rPr>
        <w:footnoteReference w:id="264"/>
      </w:r>
      <w:r>
        <w:t xml:space="preserve"> This issue is especially salient in the context of </w:t>
      </w:r>
      <w:r>
        <w:rPr>
          <w:i/>
        </w:rPr>
        <w:t>Doe v. GitHub</w:t>
      </w:r>
      <w:r>
        <w:t>, where the LLM at issue, Copilot, is a code completion tool.</w:t>
      </w:r>
      <w:r>
        <w:rPr>
          <w:rStyle w:val="FootnoteReference"/>
        </w:rPr>
        <w:footnoteReference w:id="265"/>
      </w:r>
      <w:r>
        <w:t xml:space="preserve"> Code is a constrained form of expression, and it is thus likely that a snippet of code expressing a given idea will contain similarities with other programs expressing that same idea.</w:t>
      </w:r>
      <w:r>
        <w:rPr>
          <w:rStyle w:val="FootnoteReference"/>
        </w:rPr>
        <w:footnoteReference w:id="266"/>
      </w:r>
      <w:r>
        <w:t xml:space="preserve"> In other words, there are only so many ways to code certain functions. Code, like much of the data LLMs are trained on, is functional,</w:t>
      </w:r>
      <w:r>
        <w:rPr>
          <w:vertAlign w:val="superscript"/>
        </w:rPr>
        <w:footnoteReference w:id="267"/>
      </w:r>
      <w:r>
        <w:t xml:space="preserve"> and thus it may be saved from copyright infringement by the merger doctrine (which withholds protection where there are few ways of saying something) or the idea-expression dichotomy (which withholds protection where </w:t>
      </w:r>
      <w:r>
        <w:lastRenderedPageBreak/>
        <w:t>the thing being said is an idea rather than an expression—like a fact).</w:t>
      </w:r>
      <w:r>
        <w:rPr>
          <w:vertAlign w:val="superscript"/>
        </w:rPr>
        <w:footnoteReference w:id="268"/>
      </w:r>
      <w:r>
        <w:t xml:space="preserve"> In either case, the result is a non-unique piece of data whose similarity to a given output is not necessarily indicative of copying.</w:t>
      </w:r>
      <w:r>
        <w:rPr>
          <w:vertAlign w:val="superscript"/>
        </w:rPr>
        <w:footnoteReference w:id="269"/>
      </w:r>
      <w:r>
        <w:t xml:space="preserve"> </w:t>
      </w:r>
    </w:p>
    <w:p w14:paraId="466DF9C7" w14:textId="77777777" w:rsidR="007E64D7" w:rsidRDefault="007E64D7" w:rsidP="007E64D7">
      <w:r>
        <w:t>Like code, much of the data LLMs are trained on is thinly-copyrighted.</w:t>
      </w:r>
      <w:r>
        <w:rPr>
          <w:vertAlign w:val="superscript"/>
        </w:rPr>
        <w:footnoteReference w:id="270"/>
      </w:r>
      <w:r>
        <w:t xml:space="preserve"> However, because the § 1202 analysis does not consider the copyrightability of a work in determining the proper standard for liability, both works that are subject to thin and thick copyright protection are subject to the similarity standard in the courts in which that standard applies.</w:t>
      </w:r>
      <w:r>
        <w:rPr>
          <w:rStyle w:val="FootnoteReference"/>
        </w:rPr>
        <w:footnoteReference w:id="271"/>
      </w:r>
      <w:r>
        <w:t xml:space="preserve"> For thinly-copyrighted works, this standard is improper; traditional copyright doctrine finds that the proper standard for proving copying for thinly-copyrighted works is identity.</w:t>
      </w:r>
      <w:r>
        <w:rPr>
          <w:vertAlign w:val="superscript"/>
        </w:rPr>
        <w:footnoteReference w:id="272"/>
      </w:r>
      <w:r>
        <w:t xml:space="preserve"> A lower standard risks finding liability for works that were independently generated, or that are not sufficiently protectable to warrant liability.</w:t>
      </w:r>
    </w:p>
    <w:p w14:paraId="04141DB0" w14:textId="77777777" w:rsidR="007E64D7" w:rsidRDefault="007E64D7" w:rsidP="007E64D7">
      <w:r>
        <w:t>Though this issue is especially salient where the subject matter of the output is thinly-copyrighted, like code or a factual compilation, it applies to any attempt at attribution. Even where the merger doctrine and the idea-expression dichotomy are not applicable to a particular output—that is, even where an output is not thinly-copyrighted—similarity to training data is possible by sheer coincidence. This is especially true given the large corpus of works on which LLMs train.</w:t>
      </w:r>
    </w:p>
    <w:p w14:paraId="12C3ACFA" w14:textId="5E441CEC" w:rsidR="007E64D7" w:rsidRDefault="007E64D7" w:rsidP="007E64D7">
      <w:r>
        <w:t>In addition, courts that follow the similarity standard make attributing LLM output uniquely difficult because it is far easier for LLMs to check and filter for identical outputs than it is for them to prevent similar outputs.</w:t>
      </w:r>
      <w:bookmarkStart w:id="96" w:name="_Ref206167148"/>
      <w:r>
        <w:rPr>
          <w:rStyle w:val="FootnoteReference"/>
        </w:rPr>
        <w:footnoteReference w:id="273"/>
      </w:r>
      <w:bookmarkEnd w:id="96"/>
      <w:r>
        <w:t xml:space="preserve"> Technology exists to identify regurgitated training data. Indeed, this technology has already </w:t>
      </w:r>
      <w:r>
        <w:lastRenderedPageBreak/>
        <w:t>been implemented: Copilot offers users a tool that blocks code suggestions of a certain length that match public code,</w:t>
      </w:r>
      <w:bookmarkStart w:id="97" w:name="_Ref206006895"/>
      <w:r>
        <w:rPr>
          <w:rStyle w:val="FootnoteReference"/>
        </w:rPr>
        <w:footnoteReference w:id="274"/>
      </w:r>
      <w:bookmarkEnd w:id="97"/>
      <w:r>
        <w:t xml:space="preserve"> and Google Bard announced it would cite webpages where it “directly [quotes the webpage] at length.”</w:t>
      </w:r>
      <w:r>
        <w:rPr>
          <w:vertAlign w:val="superscript"/>
        </w:rPr>
        <w:footnoteReference w:id="275"/>
      </w:r>
      <w:r>
        <w:t xml:space="preserve"> Similarity, however, is harder to identify. This is in part due to the lack of specificity and consistency with which courts have applied the similarity standard. But it is also a technological constraint: even methods deemed similarity checks check for “what, exactly, is matching” in reality—that is, they check for identicality.</w:t>
      </w:r>
      <w:bookmarkStart w:id="98" w:name="_Ref206006899"/>
      <w:r>
        <w:rPr>
          <w:vertAlign w:val="superscript"/>
        </w:rPr>
        <w:footnoteReference w:id="276"/>
      </w:r>
      <w:bookmarkEnd w:id="98"/>
      <w:r>
        <w:t xml:space="preserve"> </w:t>
      </w:r>
    </w:p>
    <w:p w14:paraId="77CFA398" w14:textId="77777777" w:rsidR="007E64D7" w:rsidRDefault="007E64D7" w:rsidP="007E64D7">
      <w:r>
        <w:rPr>
          <w:b/>
        </w:rPr>
        <w:t xml:space="preserve">Still No </w:t>
      </w:r>
      <w:r w:rsidRPr="00C25F84">
        <w:rPr>
          <w:b/>
        </w:rPr>
        <w:t>Fair Use.</w:t>
      </w:r>
      <w:r>
        <w:t xml:space="preserve"> </w:t>
      </w:r>
    </w:p>
    <w:p w14:paraId="73C407EF" w14:textId="77777777" w:rsidR="007E64D7" w:rsidRDefault="007E64D7" w:rsidP="007E64D7">
      <w:r>
        <w:t>As the biggest hurdle standing in the way of widespread infringement liability for LLM developers, fair use “may be the key to determining how AI will develop.”</w:t>
      </w:r>
      <w:r>
        <w:rPr>
          <w:vertAlign w:val="superscript"/>
        </w:rPr>
        <w:footnoteReference w:id="277"/>
      </w:r>
      <w:r>
        <w:t xml:space="preserve"> And it is not only the potential monetary damages that might be prohibitive to the development of GenAI—“[s]</w:t>
      </w:r>
      <w:proofErr w:type="spellStart"/>
      <w:r>
        <w:t>ome</w:t>
      </w:r>
      <w:proofErr w:type="spellEnd"/>
      <w:r>
        <w:t xml:space="preserve"> warn that requiring AI companies to license copyrighted works would throttle a transformative technology, because it is not practically possible to obtain licenses for the volume and diversity of content necessary to power cutting-edge systems.”</w:t>
      </w:r>
      <w:r>
        <w:rPr>
          <w:vertAlign w:val="superscript"/>
        </w:rPr>
        <w:footnoteReference w:id="278"/>
      </w:r>
      <w:r>
        <w:t xml:space="preserve"> In short, fair use enables GenAI.</w:t>
      </w:r>
    </w:p>
    <w:p w14:paraId="4271567B" w14:textId="6DD740BB" w:rsidR="007E64D7" w:rsidRDefault="007E64D7" w:rsidP="007E64D7">
      <w:r>
        <w:t xml:space="preserve">A multitude of cases are either currently pending or recently decided regarding copyright infringement of AI models; </w:t>
      </w:r>
      <w:r w:rsidR="00161545">
        <w:t xml:space="preserve">many </w:t>
      </w:r>
      <w:r>
        <w:t>defendants are expected to bring—or have already brought—a fair use defense.</w:t>
      </w:r>
      <w:r>
        <w:rPr>
          <w:vertAlign w:val="superscript"/>
        </w:rPr>
        <w:footnoteReference w:id="279"/>
      </w:r>
      <w:r>
        <w:t xml:space="preserve"> The centrality of fair </w:t>
      </w:r>
      <w:r>
        <w:lastRenderedPageBreak/>
        <w:t>use to the legality of GenAI makes its potential inapplicability to § 1202 powerful.</w:t>
      </w:r>
      <w:r>
        <w:rPr>
          <w:vertAlign w:val="superscript"/>
        </w:rPr>
        <w:footnoteReference w:id="280"/>
      </w:r>
      <w:r>
        <w:t xml:space="preserve"> </w:t>
      </w:r>
    </w:p>
    <w:p w14:paraId="110F93DD" w14:textId="7535FFE1" w:rsidR="007E64D7" w:rsidRDefault="007E64D7" w:rsidP="007E64D7">
      <w:r>
        <w:t>§ 1202 claims have been relatively underutilized compared to infringement claims. In 2025, as of this writing, federal courts have cited § 1202(b) in fewer than 600 opinions,</w:t>
      </w:r>
      <w:bookmarkStart w:id="99" w:name="_Ref206246930"/>
      <w:r>
        <w:rPr>
          <w:rStyle w:val="FootnoteReference"/>
        </w:rPr>
        <w:footnoteReference w:id="281"/>
      </w:r>
      <w:bookmarkEnd w:id="99"/>
      <w:r>
        <w:t xml:space="preserve"> while infringement has been cited in over 6,000.</w:t>
      </w:r>
      <w:r>
        <w:rPr>
          <w:rStyle w:val="FootnoteReference"/>
        </w:rPr>
        <w:footnoteReference w:id="282"/>
      </w:r>
      <w:r>
        <w:t xml:space="preserve"> And when § 1202 claims do appear, they rarely stand alone; instead, they have often been brought alongside infringement. In fact, of the forty-five opinions published thus far in 2025, only two include § 1202 claims brought alone.</w:t>
      </w:r>
      <w:r>
        <w:rPr>
          <w:rStyle w:val="FootnoteReference"/>
        </w:rPr>
        <w:footnoteReference w:id="283"/>
      </w:r>
      <w:r>
        <w:t xml:space="preserve"> In all but one of the remaining cases, § 1202 claims were accompanied by a copyright infringement claim.</w:t>
      </w:r>
      <w:r>
        <w:rPr>
          <w:rStyle w:val="FootnoteReference"/>
        </w:rPr>
        <w:footnoteReference w:id="284"/>
      </w:r>
      <w:r>
        <w:t xml:space="preserve"> This suggests that § 1202 is currently viewed by plaintiffs as a supplemental claim to infringement.</w:t>
      </w:r>
    </w:p>
    <w:p w14:paraId="1DA83D55" w14:textId="77777777" w:rsidR="007E64D7" w:rsidRDefault="007E64D7" w:rsidP="007E64D7">
      <w:r>
        <w:t xml:space="preserve">How and whether courts choose to apply fair use to copyright infringement claims against LLM providers could change the way § 1202 claims are brought. If courts decide fair use applies to the acts of LLM providers—as they seem to </w:t>
      </w:r>
      <w:r>
        <w:lastRenderedPageBreak/>
        <w:t>have begun deciding</w:t>
      </w:r>
      <w:r>
        <w:rPr>
          <w:rStyle w:val="FootnoteReference"/>
        </w:rPr>
        <w:footnoteReference w:id="285"/>
      </w:r>
      <w:r>
        <w:t>—§ 1202 claims could become attractive to plaintiffs as a workaround. That is, if fair use continues to apply as a hurdle to plaintiffs’ infringement claims, and if courts continue to decline fair use’s application to § 1202 claims,</w:t>
      </w:r>
      <w:r>
        <w:rPr>
          <w:rStyle w:val="FootnoteReference"/>
        </w:rPr>
        <w:footnoteReference w:id="286"/>
      </w:r>
      <w:r>
        <w:t xml:space="preserve"> plaintiffs may avoid fair use completely by alleging a § 1202 violation—</w:t>
      </w:r>
      <w:r w:rsidRPr="00B765CB">
        <w:t xml:space="preserve">not </w:t>
      </w:r>
      <w:r w:rsidRPr="00136C02">
        <w:t>in addition to</w:t>
      </w:r>
      <w:r>
        <w:t xml:space="preserve"> an infringement claim, but in its </w:t>
      </w:r>
      <w:r w:rsidRPr="00136C02">
        <w:t>stead</w:t>
      </w:r>
      <w:r>
        <w:t xml:space="preserve">. </w:t>
      </w:r>
    </w:p>
    <w:p w14:paraId="5A45BA9F" w14:textId="77777777" w:rsidR="007E64D7" w:rsidRDefault="007E64D7" w:rsidP="007E64D7">
      <w:r>
        <w:t xml:space="preserve">One court’s recent decision seems to make this outcome less likely. In </w:t>
      </w:r>
      <w:r>
        <w:rPr>
          <w:i/>
          <w:iCs/>
        </w:rPr>
        <w:t xml:space="preserve">Kadrey v. </w:t>
      </w:r>
      <w:r w:rsidRPr="00B765CB">
        <w:rPr>
          <w:i/>
          <w:iCs/>
        </w:rPr>
        <w:t>Meta</w:t>
      </w:r>
      <w:r>
        <w:t xml:space="preserve">, the Northern District of California did not only decide </w:t>
      </w:r>
      <w:r w:rsidRPr="00B765CB">
        <w:t>that</w:t>
      </w:r>
      <w:r>
        <w:t xml:space="preserve"> fair use applied to the plaintiffs’ copyright infringement claim against Meta for Meta’s training of its LLM on copyrighted data. The court also decided that fair use precluded the plaintiffs’ accompanying § 1202 claim.</w:t>
      </w:r>
      <w:r>
        <w:rPr>
          <w:rStyle w:val="FootnoteReference"/>
        </w:rPr>
        <w:footnoteReference w:id="287"/>
      </w:r>
      <w:r>
        <w:t xml:space="preserve"> Though this </w:t>
      </w:r>
      <w:r w:rsidRPr="00B765CB">
        <w:t xml:space="preserve">decision seemingly subjects § 1202 claims to the fair use hurdle, it is in reality an extremely fact-specific outcome that does not forebode a general application of fair use to § 1202. </w:t>
      </w:r>
    </w:p>
    <w:p w14:paraId="0CB6CBC8" w14:textId="327A96E8" w:rsidR="007E64D7" w:rsidRPr="00983AFD" w:rsidRDefault="007E64D7" w:rsidP="00983AFD">
      <w:pPr>
        <w:rPr>
          <w:iCs/>
        </w:rPr>
      </w:pPr>
      <w:r w:rsidRPr="00B765CB">
        <w:t xml:space="preserve">In </w:t>
      </w:r>
      <w:r>
        <w:rPr>
          <w:i/>
          <w:iCs/>
        </w:rPr>
        <w:t>Kadrey</w:t>
      </w:r>
      <w:r w:rsidRPr="00B765CB">
        <w:t xml:space="preserve">, </w:t>
      </w:r>
      <w:r w:rsidRPr="00136C02">
        <w:t>the § 1202 claim that survived the motion to dismiss stage was a very narrow one</w:t>
      </w:r>
      <w:r>
        <w:t>: the plaintiffs alleged</w:t>
      </w:r>
      <w:r w:rsidRPr="00136C02">
        <w:t xml:space="preserve"> that </w:t>
      </w:r>
      <w:r>
        <w:t>Meta</w:t>
      </w:r>
      <w:r w:rsidRPr="00136C02">
        <w:t xml:space="preserve"> “knew or should have known that removing CMI from the plaintiffs’ books would conceal infringement by making [</w:t>
      </w:r>
      <w:r>
        <w:t>its</w:t>
      </w:r>
      <w:r w:rsidRPr="00136C02">
        <w:t xml:space="preserve"> LLM] less likely to regurgitate CMI and thus indicate that it was trained on copyrighted material.”</w:t>
      </w:r>
      <w:r>
        <w:rPr>
          <w:rStyle w:val="FootnoteReference"/>
        </w:rPr>
        <w:footnoteReference w:id="288"/>
      </w:r>
      <w:r>
        <w:t xml:space="preserve"> B</w:t>
      </w:r>
      <w:r w:rsidRPr="00136C02">
        <w:t xml:space="preserve">ecause </w:t>
      </w:r>
      <w:r>
        <w:t xml:space="preserve">the court held that </w:t>
      </w:r>
      <w:r w:rsidRPr="00136C02">
        <w:t xml:space="preserve">training on copyrighted material </w:t>
      </w:r>
      <w:r>
        <w:t>constituted</w:t>
      </w:r>
      <w:r w:rsidRPr="00136C02">
        <w:t xml:space="preserve"> fair use, there was no</w:t>
      </w:r>
      <w:r>
        <w:t xml:space="preserve"> underlying</w:t>
      </w:r>
      <w:r w:rsidRPr="00136C02">
        <w:t xml:space="preserve"> infringement to conceal. </w:t>
      </w:r>
      <w:r>
        <w:t>Fair</w:t>
      </w:r>
      <w:r w:rsidRPr="00136C02">
        <w:t xml:space="preserve"> use </w:t>
      </w:r>
      <w:r>
        <w:t xml:space="preserve">thus </w:t>
      </w:r>
      <w:r w:rsidRPr="00136C02">
        <w:t xml:space="preserve">properly </w:t>
      </w:r>
      <w:r>
        <w:t>foreclosed</w:t>
      </w:r>
      <w:r w:rsidRPr="00136C02">
        <w:t xml:space="preserve"> the § 1202 claim</w:t>
      </w:r>
      <w:r>
        <w:t xml:space="preserve"> in this instance</w:t>
      </w:r>
      <w:r w:rsidRPr="00136C02">
        <w:t xml:space="preserve">. </w:t>
      </w:r>
      <w:r>
        <w:t>That</w:t>
      </w:r>
      <w:r w:rsidRPr="00136C02">
        <w:t xml:space="preserve"> </w:t>
      </w:r>
      <w:r>
        <w:t>outcome does</w:t>
      </w:r>
      <w:r w:rsidRPr="00136C02">
        <w:t xml:space="preserve"> not</w:t>
      </w:r>
      <w:r>
        <w:t xml:space="preserve"> mean</w:t>
      </w:r>
      <w:r w:rsidRPr="00136C02">
        <w:t xml:space="preserve">, </w:t>
      </w:r>
      <w:r>
        <w:t>however,</w:t>
      </w:r>
      <w:r w:rsidRPr="00136C02">
        <w:t xml:space="preserve"> that fair use is</w:t>
      </w:r>
      <w:r>
        <w:t xml:space="preserve"> generally</w:t>
      </w:r>
      <w:r w:rsidRPr="00136C02">
        <w:t xml:space="preserve"> an independent bar to § 1202 claims; </w:t>
      </w:r>
      <w:r>
        <w:t xml:space="preserve">rather, it reflects that here, plaintiffs’ allegation was so specific that the application of fair use meant that the alleged infringement was not actually an infringement. Had plaintiffs alleged instead that Meta’s removal of CMI facilitated </w:t>
      </w:r>
      <w:r w:rsidRPr="00BC31A7">
        <w:t>third</w:t>
      </w:r>
      <w:r>
        <w:t>-</w:t>
      </w:r>
      <w:r w:rsidRPr="00BC31A7">
        <w:t>party</w:t>
      </w:r>
      <w:r>
        <w:t xml:space="preserve"> infringement, fair use’s application to the copyright infringement claim would not have precluded the § 1202 claim. While </w:t>
      </w:r>
      <w:r>
        <w:rPr>
          <w:i/>
        </w:rPr>
        <w:t>Kadrey</w:t>
      </w:r>
      <w:r>
        <w:rPr>
          <w:iCs/>
        </w:rPr>
        <w:t xml:space="preserve"> illustrates the rare circumstance in which fair use can incidentally foreclose a § 1202 claim, in most cases fair use provides no defense.</w:t>
      </w:r>
      <w:r>
        <w:rPr>
          <w:rStyle w:val="FootnoteReference"/>
          <w:iCs/>
        </w:rPr>
        <w:footnoteReference w:id="289"/>
      </w:r>
      <w:r>
        <w:rPr>
          <w:iCs/>
        </w:rPr>
        <w:t xml:space="preserve"> </w:t>
      </w:r>
    </w:p>
    <w:p w14:paraId="5BB46C68" w14:textId="33A653C0" w:rsidR="007E64D7" w:rsidRDefault="007E64D7" w:rsidP="007E64D7">
      <w:r>
        <w:rPr>
          <w:b/>
        </w:rPr>
        <w:t>Even More Damages.</w:t>
      </w:r>
      <w:r>
        <w:t xml:space="preserve"> Compared to statutory damages for infringement, which accumulate “per work,” § 1202’s “per-violation” scheme may disadvantage LLM providers. This is because such defendants may be accused </w:t>
      </w:r>
      <w:r>
        <w:lastRenderedPageBreak/>
        <w:t>of violating various provisions of § 1202 (i.e., § 1202(b)(1) for removing CMI and § 1202(b)(3) for distributing outputs that resemble training data sans CMI), which could double the number of damage awards, and because LLMs are uniquely situated for widespread use. While distribution of a single violative act to multiple people does not qualify as multiple violations, LLMs create distinct, independent outputs for each user.</w:t>
      </w:r>
      <w:r>
        <w:rPr>
          <w:vertAlign w:val="superscript"/>
        </w:rPr>
        <w:footnoteReference w:id="290"/>
      </w:r>
      <w:r>
        <w:t xml:space="preserve"> This means violations stack up quickly. For example, if one in every 10,000 GenAI model outputs is a regurgitation of copyrighted </w:t>
      </w:r>
      <w:proofErr w:type="gramStart"/>
      <w:r>
        <w:t>material,,</w:t>
      </w:r>
      <w:proofErr w:type="gramEnd"/>
      <w:r>
        <w:t xml:space="preserve"> one million yearly users each generating only ten outputs a year comes out to $25 billion in damages. And these numbers are extremely conservative for defendants like OpenAI, with ChatGPT now approaching 700 million users </w:t>
      </w:r>
      <w:r>
        <w:rPr>
          <w:i/>
          <w:iCs/>
        </w:rPr>
        <w:t xml:space="preserve">per </w:t>
      </w:r>
      <w:r w:rsidRPr="007146A9">
        <w:rPr>
          <w:i/>
          <w:iCs/>
        </w:rPr>
        <w:t>week</w:t>
      </w:r>
      <w:r>
        <w:t>.</w:t>
      </w:r>
      <w:r>
        <w:rPr>
          <w:vertAlign w:val="superscript"/>
        </w:rPr>
        <w:footnoteReference w:id="291"/>
      </w:r>
    </w:p>
    <w:p w14:paraId="33AFA6D3" w14:textId="0EE7ADB7" w:rsidR="007E64D7" w:rsidRDefault="007E64D7" w:rsidP="007E64D7">
      <w:r>
        <w:t xml:space="preserve">These staggering damages amounts aren’t just theoretical. The plaintiffs in </w:t>
      </w:r>
      <w:r>
        <w:rPr>
          <w:i/>
        </w:rPr>
        <w:t>Doe v. GitHub</w:t>
      </w:r>
      <w:r>
        <w:t xml:space="preserve"> explained the $9 billion in § 1202 statutory damages they sought as comprising the $2,500 statutory minimum multiplied by three for each of the (at the time) 1.2 million Copilot users.</w:t>
      </w:r>
      <w:r>
        <w:rPr>
          <w:rStyle w:val="FootnoteReference"/>
        </w:rPr>
        <w:footnoteReference w:id="292"/>
      </w:r>
      <w:r>
        <w:t xml:space="preserve"> They explained that “[e]ach time Copilot provides an unlawful Output it violates [the CMI rules] three times (distributing the Licensed Materials without: attribution, copyright notice, and License Terms).”</w:t>
      </w:r>
      <w:r>
        <w:rPr>
          <w:rStyle w:val="FootnoteReference"/>
        </w:rPr>
        <w:footnoteReference w:id="293"/>
      </w:r>
      <w:r>
        <w:t xml:space="preserve"> Assuming that each user generated only a single output violating § 1202, the number of violations would be 3,600,000.</w:t>
      </w:r>
      <w:r>
        <w:rPr>
          <w:rStyle w:val="FootnoteReference"/>
        </w:rPr>
        <w:footnoteReference w:id="294"/>
      </w:r>
      <w:r>
        <w:t xml:space="preserve"> When multiplied by $2,500, the plaintiffs landed at $9 billion in damages.</w:t>
      </w:r>
      <w:r>
        <w:rPr>
          <w:vertAlign w:val="superscript"/>
        </w:rPr>
        <w:footnoteReference w:id="295"/>
      </w:r>
      <w:r>
        <w:t xml:space="preserve"> </w:t>
      </w:r>
    </w:p>
    <w:p w14:paraId="749FCCB5" w14:textId="77777777" w:rsidR="007E64D7" w:rsidRDefault="007E64D7" w:rsidP="007E64D7">
      <w:r>
        <w:t>A per-work damages scheme, on the other hand, would limit the damages multiplier. For a § 1202 violation, the number of works being violated is limited: the output must meet the statutory definition of a “copy.”</w:t>
      </w:r>
      <w:r>
        <w:rPr>
          <w:rStyle w:val="FootnoteReference"/>
        </w:rPr>
        <w:footnoteReference w:id="296"/>
      </w:r>
      <w:r>
        <w:t xml:space="preserve"> Regardless of whether the standard used is similarity or identicality, a § 1202 plaintiff must, as a matter of common sense, allege that the output is attributed primarily to a particular work—i.e., that the output is a verbatim or sufficiently similar “copy” </w:t>
      </w:r>
      <w:r>
        <w:lastRenderedPageBreak/>
        <w:t>of the plaintiff’s work.</w:t>
      </w:r>
      <w:r>
        <w:rPr>
          <w:rStyle w:val="FootnoteReference"/>
        </w:rPr>
        <w:footnoteReference w:id="297"/>
      </w:r>
      <w:r>
        <w:t xml:space="preserve"> The necessity of arguing that the output is a “copy” of the plaintiff’s work to state a claim inherently limits the damages multiplier: Though courts interpret the specifics of each standard differently, as a general rule, the more works to which an output owes attribution, the more likely it is to fail to satisfy a similarity or identicality standard. Thus, even 1,000 violating LLM outputs would likely be limited to a single-digit multiplier under a per-work scheme, since the output, by definition, must draw primarily from the plaintiff’s work. But under a per-violation scheme, the same 1,000 violating outputs could be subject to a practically infinite multiplier, depending on how many users generated that output and how many times each user did so.</w:t>
      </w:r>
    </w:p>
    <w:p w14:paraId="1779BDD6" w14:textId="77777777" w:rsidR="00983AFD" w:rsidRDefault="007E64D7" w:rsidP="007E64D7">
      <w:r>
        <w:t>In addition, the difficulty of assessing damages is a factor courts consider in choosing high damages awards,</w:t>
      </w:r>
      <w:r>
        <w:rPr>
          <w:rStyle w:val="FootnoteReference"/>
        </w:rPr>
        <w:footnoteReference w:id="298"/>
      </w:r>
      <w:r>
        <w:t xml:space="preserve"> and this factor may play to the detriment of LLM provider defendants. LLM providers have been the subject of much criticism regarding the secrecy of their models and training processes.</w:t>
      </w:r>
      <w:r>
        <w:rPr>
          <w:rStyle w:val="FootnoteReference"/>
        </w:rPr>
        <w:footnoteReference w:id="299"/>
      </w:r>
      <w:r>
        <w:t xml:space="preserve"> This secrecy has been justified on commercial grounds,</w:t>
      </w:r>
      <w:r>
        <w:rPr>
          <w:rStyle w:val="FootnoteReference"/>
        </w:rPr>
        <w:footnoteReference w:id="300"/>
      </w:r>
      <w:r>
        <w:t xml:space="preserve"> but it contributes to uncertainty regarding how many alleged violations may be embedded into the training and output generation process.</w:t>
      </w:r>
      <w:r>
        <w:rPr>
          <w:rStyle w:val="FootnoteReference"/>
        </w:rPr>
        <w:footnoteReference w:id="301"/>
      </w:r>
      <w:r>
        <w:t xml:space="preserve"> Information about how many users </w:t>
      </w:r>
      <w:r>
        <w:lastRenderedPageBreak/>
        <w:t>have generated a given output is also obscured; unlike a traditional § 1202 claim where, for example, the plaintiff might be able to ascertain the number of digital downloads of a violating book or the number of buyers of a violating painting, there is no publicly available data on how many times a certain output has been generated by an LLM.</w:t>
      </w:r>
      <w:r>
        <w:rPr>
          <w:rStyle w:val="FootnoteReference"/>
        </w:rPr>
        <w:footnoteReference w:id="302"/>
      </w:r>
      <w:r>
        <w:t xml:space="preserve"> Courts that encounter these difficulties in assessing damages may levy high damages awards. </w:t>
      </w:r>
      <w:bookmarkStart w:id="108" w:name="_heading=h.nza50iep90ve" w:colFirst="0" w:colLast="0"/>
      <w:bookmarkEnd w:id="108"/>
    </w:p>
    <w:p w14:paraId="0928C042" w14:textId="4BD92D47" w:rsidR="00983AFD" w:rsidRDefault="007E64D7" w:rsidP="00983AFD">
      <w:pPr>
        <w:pStyle w:val="Heading2"/>
      </w:pPr>
      <w:bookmarkStart w:id="109" w:name="_Toc210501258"/>
      <w:r>
        <w:t>Bridging the Purpose and Practice</w:t>
      </w:r>
      <w:bookmarkEnd w:id="109"/>
    </w:p>
    <w:p w14:paraId="7BA2FCD7" w14:textId="77777777" w:rsidR="007E64D7" w:rsidRPr="006B7874" w:rsidRDefault="007E64D7" w:rsidP="007E64D7">
      <w:r w:rsidRPr="000B531E">
        <w:t xml:space="preserve">Implementing an identicality requirement for LLMs would mitigate the overbreadth of § 1202 without the </w:t>
      </w:r>
      <w:proofErr w:type="spellStart"/>
      <w:r w:rsidRPr="000B531E">
        <w:t>underinclusiveness</w:t>
      </w:r>
      <w:proofErr w:type="spellEnd"/>
      <w:r w:rsidRPr="000B531E">
        <w:t xml:space="preserve"> of piecemeal reforms. Such a carveout is supported by precedent—§ 1202 currently exempts broadcasters where it is not “technically feasible” to avoid a § 1202(b) violation or where compliance would “create an undue financial hardship.”</w:t>
      </w:r>
      <w:r w:rsidRPr="000B531E">
        <w:rPr>
          <w:vertAlign w:val="superscript"/>
        </w:rPr>
        <w:footnoteReference w:id="303"/>
      </w:r>
      <w:r w:rsidRPr="000B531E">
        <w:t xml:space="preserve"> The rationale underlying this exclusion is straightforward: broadcasters often had to truncate CMI (e.g., credits) to fit time constraints or to interrupt programs to air news segments, “thereby deleting part of the [interrupted broadcast’s] credits.”</w:t>
      </w:r>
      <w:r w:rsidRPr="000B531E">
        <w:rPr>
          <w:vertAlign w:val="superscript"/>
        </w:rPr>
        <w:footnoteReference w:id="304"/>
      </w:r>
      <w:r w:rsidRPr="000B531E">
        <w:t xml:space="preserve"> To “[</w:t>
      </w:r>
      <w:r w:rsidRPr="00136C02">
        <w:rPr>
          <w:color w:val="1F1F1F"/>
          <w:shd w:val="clear" w:color="auto" w:fill="FFFFFF"/>
        </w:rPr>
        <w:t>accommodate] the need for accurate copyright management information to the realities of the broadcast . . . marketplace,” an exception was made.</w:t>
      </w:r>
      <w:r w:rsidRPr="00136C02">
        <w:rPr>
          <w:rStyle w:val="FootnoteReference"/>
          <w:color w:val="1F1F1F"/>
          <w:shd w:val="clear" w:color="auto" w:fill="FFFFFF"/>
        </w:rPr>
        <w:footnoteReference w:id="305"/>
      </w:r>
    </w:p>
    <w:p w14:paraId="36CAAF67" w14:textId="77777777" w:rsidR="007E64D7" w:rsidRDefault="007E64D7" w:rsidP="007E64D7">
      <w:r w:rsidRPr="006647C6">
        <w:t xml:space="preserve">An early draft of § 1202, however, did not include this express exemption. </w:t>
      </w:r>
      <w:r>
        <w:t>Instead, a House committee’s analysis</w:t>
      </w:r>
      <w:r w:rsidRPr="006647C6">
        <w:t xml:space="preserve"> of th</w:t>
      </w:r>
      <w:r>
        <w:t xml:space="preserve">e draft </w:t>
      </w:r>
      <w:r w:rsidRPr="006647C6">
        <w:t xml:space="preserve">shows that broadcasters were excluded from the provision’s reach </w:t>
      </w:r>
      <w:r>
        <w:t xml:space="preserve">implicitly, </w:t>
      </w:r>
      <w:r w:rsidRPr="006647C6">
        <w:t>because “ordinary and customary practices of broadcasters [and] inadvertent omission of credits from broadcasts of audiovisual works . . . are not made with knowledge that they will induce, enable, facilitate or conceal a copyright infringement.”</w:t>
      </w:r>
      <w:r>
        <w:rPr>
          <w:rStyle w:val="FootnoteReference"/>
        </w:rPr>
        <w:footnoteReference w:id="306"/>
      </w:r>
      <w:r w:rsidRPr="006647C6">
        <w:t xml:space="preserve"> </w:t>
      </w:r>
      <w:r>
        <w:t xml:space="preserve">As discussed in Part I, the later </w:t>
      </w:r>
      <w:r w:rsidRPr="00240E96">
        <w:t xml:space="preserve">inclusion of this carveout in the language of the provision suggests a </w:t>
      </w:r>
      <w:r w:rsidRPr="00240E96">
        <w:lastRenderedPageBreak/>
        <w:t>desire to quell legal uncertainty rather than an implication that broadcasters are liable without the exception</w:t>
      </w:r>
      <w:r>
        <w:t>.</w:t>
      </w:r>
      <w:r>
        <w:rPr>
          <w:rStyle w:val="FootnoteReference"/>
        </w:rPr>
        <w:footnoteReference w:id="307"/>
      </w:r>
      <w:r w:rsidRPr="00240E96">
        <w:t xml:space="preserve"> </w:t>
      </w:r>
    </w:p>
    <w:p w14:paraId="18B7E075" w14:textId="77777777" w:rsidR="007E64D7" w:rsidRDefault="007E64D7" w:rsidP="007E64D7">
      <w:r>
        <w:t xml:space="preserve">The existence of this implied carveout creates a possibility of further exceptions without modern legislative intervention. Just as § 1202(e) exempts broadcasters from the provision, finding that they do not have the required scienter where avoiding a violation is technically infeasible, courts should read § 1202’s scienter requirement to exempt LLM developers from liability when it is technically infeasible to avoid a violation—that is, when outputs are not identical to works used as training data. </w:t>
      </w:r>
    </w:p>
    <w:p w14:paraId="612A9A68" w14:textId="77777777" w:rsidR="007E64D7" w:rsidRDefault="007E64D7" w:rsidP="007E64D7">
      <w:r>
        <w:t>While the legislative history surrounding § 1202 is generally “conclusory and unilluminating,”</w:t>
      </w:r>
      <w:bookmarkStart w:id="110" w:name="_Ref208943420"/>
      <w:r>
        <w:rPr>
          <w:vertAlign w:val="superscript"/>
        </w:rPr>
        <w:footnoteReference w:id="308"/>
      </w:r>
      <w:bookmarkEnd w:id="110"/>
      <w:r>
        <w:t xml:space="preserve"> several features suggest the strength of Congress’s interest in a broadcaster exemption. First, though the House Report on the DMCA read a broadcaster exception into the statute implicitly,</w:t>
      </w:r>
      <w:r>
        <w:rPr>
          <w:vertAlign w:val="superscript"/>
        </w:rPr>
        <w:footnoteReference w:id="309"/>
      </w:r>
      <w:r>
        <w:t xml:space="preserve"> the House Commerce Committee chose to codify it explicitly in § 1202(e).</w:t>
      </w:r>
      <w:r>
        <w:rPr>
          <w:vertAlign w:val="superscript"/>
        </w:rPr>
        <w:footnoteReference w:id="310"/>
      </w:r>
      <w:r>
        <w:t xml:space="preserve"> Second, this exemption was adopted despite its apparent conflict with the WIPO treaties the DMCA purported to enact, which specifically require signatories to hold broadcasters liable for enabling copyright violations.</w:t>
      </w:r>
      <w:bookmarkStart w:id="111" w:name="_Ref206167267"/>
      <w:r>
        <w:rPr>
          <w:vertAlign w:val="superscript"/>
        </w:rPr>
        <w:footnoteReference w:id="311"/>
      </w:r>
      <w:bookmarkEnd w:id="111"/>
      <w:r>
        <w:t xml:space="preserve"> Finally, given the extraordinary position of broadcasters to distribute large amounts of copyrighted work, the broadcaster exemption cuts strongly against what some might have thought was the spirit of the DMCA.</w:t>
      </w:r>
      <w:r>
        <w:rPr>
          <w:vertAlign w:val="superscript"/>
        </w:rPr>
        <w:footnoteReference w:id="312"/>
      </w:r>
      <w:r>
        <w:t xml:space="preserve"> That Congress found the broadcaster exemption important is clear. </w:t>
      </w:r>
    </w:p>
    <w:p w14:paraId="3A726092" w14:textId="77777777" w:rsidR="007E64D7" w:rsidRPr="00136C02" w:rsidRDefault="007E64D7" w:rsidP="007E64D7">
      <w:pPr>
        <w:rPr>
          <w:highlight w:val="red"/>
        </w:rPr>
      </w:pPr>
      <w:r>
        <w:t>Like broadcasters, LLM developers face genuine technological limitations when it comes to preserving CMI for non-identical outputs. Though research into novel attribution methods is ongoing,</w:t>
      </w:r>
      <w:r>
        <w:rPr>
          <w:vertAlign w:val="superscript"/>
        </w:rPr>
        <w:footnoteReference w:id="313"/>
      </w:r>
      <w:r>
        <w:t xml:space="preserve"> these technologies are neither finalized nor implemented, and requiring their use would impose significant financial burdens. But unlike broadcasters, LLMs </w:t>
      </w:r>
      <w:r>
        <w:rPr>
          <w:i/>
        </w:rPr>
        <w:t xml:space="preserve">can </w:t>
      </w:r>
      <w:r>
        <w:t>feasibly identify and filter for exact duplication,</w:t>
      </w:r>
      <w:r>
        <w:rPr>
          <w:rStyle w:val="FootnoteReference"/>
        </w:rPr>
        <w:footnoteReference w:id="314"/>
      </w:r>
      <w:r>
        <w:t xml:space="preserve"> meaning that under a technical feasibility standard they would </w:t>
      </w:r>
      <w:r>
        <w:lastRenderedPageBreak/>
        <w:t>remain liable for identical outputs. And unlike the broadcaster exemption, this proposed carveout would not conflict with international treaty obligations.</w:t>
      </w:r>
      <w:r>
        <w:rPr>
          <w:rStyle w:val="FootnoteReference"/>
        </w:rPr>
        <w:footnoteReference w:id="315"/>
      </w:r>
      <w:r>
        <w:t xml:space="preserve"> In fact, courts on one side of the current district court split have already adopted this approach in practice.</w:t>
      </w:r>
    </w:p>
    <w:p w14:paraId="50EFA43E" w14:textId="77777777" w:rsidR="007E64D7" w:rsidRDefault="007E64D7" w:rsidP="007E64D7">
      <w:r>
        <w:t>Such a carveout would address § 1202’s most problematic features: the absence of a copyrightability analysis, the unavailability of a fair use defense, the low scienter threshold, and the threat of excessive statutory damages. Crucially, it would do so without unduly empowering defendants.</w:t>
      </w:r>
      <w:r>
        <w:rPr>
          <w:rStyle w:val="FootnoteReference"/>
        </w:rPr>
        <w:footnoteReference w:id="316"/>
      </w:r>
    </w:p>
    <w:p w14:paraId="147CCB3F" w14:textId="41C4A0BC" w:rsidR="007E64D7" w:rsidRDefault="007E64D7" w:rsidP="007E64D7">
      <w:r>
        <w:rPr>
          <w:b/>
        </w:rPr>
        <w:t>Intent and Damages.</w:t>
      </w:r>
      <w:r>
        <w:t xml:space="preserve"> The double scienter requirement was intended to cabin the otherwise-broad § 1202 and justify its potential for extremely high statutory damages awards.</w:t>
      </w:r>
      <w:r>
        <w:rPr>
          <w:vertAlign w:val="superscript"/>
        </w:rPr>
        <w:footnoteReference w:id="317"/>
      </w:r>
      <w:r>
        <w:t xml:space="preserve"> But it has not always done so, and has created an opportunity for plaintiffs—especially in suits involving LLMs—to deter innovative and non-violative uses of works.</w:t>
      </w:r>
      <w:r>
        <w:rPr>
          <w:vertAlign w:val="superscript"/>
        </w:rPr>
        <w:footnoteReference w:id="318"/>
      </w:r>
      <w:r>
        <w:t xml:space="preserve"> Where double scienter fails to limit the reach of § 1202, identicality can step in as the provision’s limiting force by ensuring damages are awarded for only the most egregious and avoidable violations. Identicality also simplifies the scienter analysis: where outputs are non-identical, courts need not analyze scienter at all, because no § 1202 violation can be alleged. Where outputs are identical, on the other hand, both plaintiffs and defendants are benefitted: because identical works are more likely to be infringing compared to similar works,</w:t>
      </w:r>
      <w:r>
        <w:rPr>
          <w:rStyle w:val="FootnoteReference"/>
        </w:rPr>
        <w:footnoteReference w:id="319"/>
      </w:r>
      <w:r>
        <w:t xml:space="preserve"> and because a defendant’s knowledge of his own infringement may satisfy the second scienter requirement,</w:t>
      </w:r>
      <w:r>
        <w:rPr>
          <w:rStyle w:val="FootnoteReference"/>
        </w:rPr>
        <w:footnoteReference w:id="320"/>
      </w:r>
      <w:r>
        <w:t xml:space="preserve"> it is relatively straightforward for plaintiffs to show that defendants “</w:t>
      </w:r>
      <w:proofErr w:type="spellStart"/>
      <w:r>
        <w:t>induc</w:t>
      </w:r>
      <w:proofErr w:type="spellEnd"/>
      <w:r>
        <w:t>[</w:t>
      </w:r>
      <w:proofErr w:type="spellStart"/>
      <w:r>
        <w:t>ing</w:t>
      </w:r>
      <w:proofErr w:type="spellEnd"/>
      <w:r>
        <w:t xml:space="preserve">], </w:t>
      </w:r>
      <w:proofErr w:type="spellStart"/>
      <w:r>
        <w:t>enabl</w:t>
      </w:r>
      <w:proofErr w:type="spellEnd"/>
      <w:r>
        <w:t>[</w:t>
      </w:r>
      <w:proofErr w:type="spellStart"/>
      <w:r>
        <w:t>ing</w:t>
      </w:r>
      <w:proofErr w:type="spellEnd"/>
      <w:r>
        <w:t xml:space="preserve">], </w:t>
      </w:r>
      <w:proofErr w:type="spellStart"/>
      <w:r>
        <w:t>facilitat</w:t>
      </w:r>
      <w:proofErr w:type="spellEnd"/>
      <w:r>
        <w:t>[</w:t>
      </w:r>
      <w:proofErr w:type="spellStart"/>
      <w:r>
        <w:t>ing</w:t>
      </w:r>
      <w:proofErr w:type="spellEnd"/>
      <w:r>
        <w:t>], or conceal[</w:t>
      </w:r>
      <w:proofErr w:type="spellStart"/>
      <w:r>
        <w:t>ing</w:t>
      </w:r>
      <w:proofErr w:type="spellEnd"/>
      <w:r>
        <w:t>] an infringement.”</w:t>
      </w:r>
      <w:r>
        <w:rPr>
          <w:rStyle w:val="FootnoteReference"/>
        </w:rPr>
        <w:footnoteReference w:id="321"/>
      </w:r>
      <w:r>
        <w:t xml:space="preserve"> As for defendants, an identicality requirement provides a realistic opportunity to avoid a claim altogether by using feasible technical capabilities to prevent identical outputs.</w:t>
      </w:r>
    </w:p>
    <w:p w14:paraId="128DF8DF" w14:textId="77777777" w:rsidR="007E64D7" w:rsidRDefault="007E64D7" w:rsidP="007E64D7">
      <w:r>
        <w:rPr>
          <w:b/>
        </w:rPr>
        <w:t xml:space="preserve">Copyrightability. </w:t>
      </w:r>
      <w:r>
        <w:t>Though a leading treatise has suggested that liability under § 1202 in the context of thin copyright should require a showing approaching identicality,</w:t>
      </w:r>
      <w:r>
        <w:rPr>
          <w:rStyle w:val="FootnoteReference"/>
        </w:rPr>
        <w:footnoteReference w:id="322"/>
      </w:r>
      <w:r>
        <w:t xml:space="preserve"> courts applying</w:t>
      </w:r>
      <w:r>
        <w:rPr>
          <w:highlight w:val="white"/>
        </w:rPr>
        <w:t xml:space="preserve"> § 1202 have not analyzed the copyrightability of a work’s constituent parts.</w:t>
      </w:r>
      <w:r>
        <w:rPr>
          <w:rStyle w:val="FootnoteReference"/>
          <w:highlight w:val="white"/>
        </w:rPr>
        <w:footnoteReference w:id="323"/>
      </w:r>
      <w:r>
        <w:t xml:space="preserve"> An identicality requirement </w:t>
      </w:r>
      <w:r>
        <w:lastRenderedPageBreak/>
        <w:t xml:space="preserve">would restore balance by accounting for thin copyrightability without imposing an additional evidentiary burden on plaintiffs or courts. </w:t>
      </w:r>
      <w:r>
        <w:rPr>
          <w:highlight w:val="white"/>
        </w:rPr>
        <w:t>Identicality makes a copyrightability analysis unnecessary: Even if the copyright in the original work is extremely thin, the allegedly violating work necessarily includes the copyrighted portions because it is identical to the original work. By contrast, a similarity standard would require courts to determine which elements are copyrightable through tools like the idea-expression dichotomy and the merger doctrine to ensure the elements being compared are not entirely unprotectable.</w:t>
      </w:r>
      <w:r>
        <w:rPr>
          <w:highlight w:val="white"/>
          <w:vertAlign w:val="superscript"/>
        </w:rPr>
        <w:footnoteReference w:id="324"/>
      </w:r>
    </w:p>
    <w:p w14:paraId="6B913357" w14:textId="5359E9B6" w:rsidR="007E64D7" w:rsidRDefault="007E64D7" w:rsidP="007E64D7">
      <w:r>
        <w:rPr>
          <w:highlight w:val="white"/>
        </w:rPr>
        <w:t xml:space="preserve">The </w:t>
      </w:r>
      <w:r>
        <w:rPr>
          <w:i/>
          <w:highlight w:val="white"/>
        </w:rPr>
        <w:t>Doe v. GitHub</w:t>
      </w:r>
      <w:r>
        <w:rPr>
          <w:highlight w:val="white"/>
        </w:rPr>
        <w:t xml:space="preserve"> litigation highlights the value of this approach. There, the plaintiff argued that Copilot’s outputs differed from their source code only in ways that were “not semantically meaningful.”</w:t>
      </w:r>
      <w:r>
        <w:rPr>
          <w:highlight w:val="white"/>
          <w:vertAlign w:val="superscript"/>
        </w:rPr>
        <w:footnoteReference w:id="325"/>
      </w:r>
      <w:r>
        <w:rPr>
          <w:highlight w:val="white"/>
        </w:rPr>
        <w:t xml:space="preserve"> But one scholar insists that those differences were “precisely the elements that . . . [were] most relevant to copyrightability.”</w:t>
      </w:r>
      <w:r>
        <w:rPr>
          <w:highlight w:val="white"/>
          <w:vertAlign w:val="superscript"/>
        </w:rPr>
        <w:footnoteReference w:id="326"/>
      </w:r>
      <w:r>
        <w:rPr>
          <w:highlight w:val="white"/>
        </w:rPr>
        <w:t xml:space="preserve"> If indeed those overlapping elements were largely </w:t>
      </w:r>
      <w:proofErr w:type="spellStart"/>
      <w:r>
        <w:rPr>
          <w:highlight w:val="white"/>
        </w:rPr>
        <w:t>nonexpressive</w:t>
      </w:r>
      <w:proofErr w:type="spellEnd"/>
      <w:r>
        <w:rPr>
          <w:highlight w:val="white"/>
        </w:rPr>
        <w:t xml:space="preserve"> and, thus, unprotectable,</w:t>
      </w:r>
      <w:r>
        <w:rPr>
          <w:rStyle w:val="FootnoteReference"/>
          <w:highlight w:val="white"/>
        </w:rPr>
        <w:footnoteReference w:id="327"/>
      </w:r>
      <w:r>
        <w:rPr>
          <w:highlight w:val="white"/>
        </w:rPr>
        <w:t xml:space="preserve"> then applying an identicality standard rightfully protected GitHub from liability and helped ensure that copyright continued to protect expression, not ideas.</w:t>
      </w:r>
      <w:bookmarkStart w:id="113" w:name="_Ref206169004"/>
      <w:r>
        <w:rPr>
          <w:highlight w:val="white"/>
          <w:vertAlign w:val="superscript"/>
        </w:rPr>
        <w:footnoteReference w:id="328"/>
      </w:r>
      <w:bookmarkEnd w:id="113"/>
      <w:r>
        <w:rPr>
          <w:highlight w:val="white"/>
        </w:rPr>
        <w:t xml:space="preserve"> On the other hand, an identicality requirement has been critiqued for creating opportunities for defendants to skirt liability by outputting an exact copy of a plaintiff’s work—but changing, for example, just one percent to </w:t>
      </w:r>
      <w:r>
        <w:t>avoid identicality.</w:t>
      </w:r>
      <w:r>
        <w:rPr>
          <w:rStyle w:val="FootnoteReference"/>
        </w:rPr>
        <w:footnoteReference w:id="329"/>
      </w:r>
      <w:r>
        <w:t xml:space="preserve"> This is discussed below.</w:t>
      </w:r>
      <w:r>
        <w:rPr>
          <w:rStyle w:val="FootnoteReference"/>
        </w:rPr>
        <w:footnoteReference w:id="330"/>
      </w:r>
    </w:p>
    <w:p w14:paraId="3C6B7084" w14:textId="77777777" w:rsidR="007E64D7" w:rsidRDefault="007E64D7" w:rsidP="007E64D7">
      <w:r>
        <w:rPr>
          <w:b/>
        </w:rPr>
        <w:t>Fair Use.</w:t>
      </w:r>
      <w:r>
        <w:t xml:space="preserve"> </w:t>
      </w:r>
      <w:r>
        <w:rPr>
          <w:highlight w:val="white"/>
        </w:rPr>
        <w:t>An identicality requirement also mitigates the unfairness and perverse incentives created by § 1202’s lack of a fair use defense. It narrows the scope of potential liability to the most egregious cases—those involving outright duplication—where fair use is least likely to apply anyway. At the same time, it prevents opportunistic plaintiffs from exploiting § 1202 to target defendants whose uses they cannot reach under traditional copyright doctrine due to the fair use exception.</w:t>
      </w:r>
    </w:p>
    <w:p w14:paraId="00C83E9D" w14:textId="77777777" w:rsidR="007E64D7" w:rsidRDefault="007E64D7" w:rsidP="007E64D7">
      <w:r>
        <w:rPr>
          <w:highlight w:val="white"/>
        </w:rPr>
        <w:t xml:space="preserve">Because of its overbreadth, § 1202 can tempt plaintiffs to bypass the limitations of a traditional copyright infringement claim—especially fair use. If a plaintiff anticipates that a fair use defense would defeat their infringement claim, they may instead pursue a § 1202 action based on the omission of CMI from a merely similar work. This tactic effectively converts § 1202 into a </w:t>
      </w:r>
      <w:r>
        <w:rPr>
          <w:highlight w:val="white"/>
        </w:rPr>
        <w:lastRenderedPageBreak/>
        <w:t>backdoor for claims that would otherwise be barred by fair use, expanding the statute beyond its intended scope.</w:t>
      </w:r>
    </w:p>
    <w:p w14:paraId="1D16CB87" w14:textId="77777777" w:rsidR="007E64D7" w:rsidRDefault="007E64D7" w:rsidP="007E64D7">
      <w:pPr>
        <w:rPr>
          <w:highlight w:val="white"/>
        </w:rPr>
      </w:pPr>
      <w:r>
        <w:rPr>
          <w:highlight w:val="white"/>
        </w:rPr>
        <w:t xml:space="preserve">Requiring identicality as a threshold for § 1202 liability removes this incentive because fair use is less likely to apply to a work that is identical to a pre-existing work. Two factors of the fair use analysis support this conclusion: the purpose or character of the use, and the amount and substantiality of the use. </w:t>
      </w:r>
    </w:p>
    <w:p w14:paraId="0E8AC041" w14:textId="77777777" w:rsidR="007E64D7" w:rsidRDefault="007E64D7" w:rsidP="007E64D7">
      <w:r>
        <w:rPr>
          <w:highlight w:val="white"/>
        </w:rPr>
        <w:t>The first factor, the purpose or character of the use, is among the most important</w:t>
      </w:r>
      <w:r w:rsidRPr="00DC2AA8">
        <w:t>.</w:t>
      </w:r>
      <w:r w:rsidRPr="00DC2AA8">
        <w:rPr>
          <w:vertAlign w:val="superscript"/>
        </w:rPr>
        <w:footnoteReference w:id="331"/>
      </w:r>
      <w:r>
        <w:t xml:space="preserve"> Identicality can serve as “evidence of [the secondary work’s] lack of transformative purpose,” thus weighing against a finding of fair use.</w:t>
      </w:r>
      <w:r>
        <w:rPr>
          <w:vertAlign w:val="superscript"/>
        </w:rPr>
        <w:footnoteReference w:id="332"/>
      </w:r>
      <w:r>
        <w:t xml:space="preserve"> For obvious reasons, reproducing a work identically also weighs against the third factor: the amount and substantiality of the use.</w:t>
      </w:r>
      <w:bookmarkStart w:id="114" w:name="_Ref206169006"/>
      <w:r>
        <w:rPr>
          <w:vertAlign w:val="superscript"/>
        </w:rPr>
        <w:footnoteReference w:id="333"/>
      </w:r>
      <w:bookmarkEnd w:id="114"/>
      <w:r>
        <w:t xml:space="preserve"> While fair use can sometimes apply to identical copying,</w:t>
      </w:r>
      <w:r>
        <w:rPr>
          <w:vertAlign w:val="superscript"/>
        </w:rPr>
        <w:footnoteReference w:id="334"/>
      </w:r>
      <w:r>
        <w:t xml:space="preserve"> it is far less likely to excuse an exact copy than to protect a transformative or merely similar work. </w:t>
      </w:r>
    </w:p>
    <w:p w14:paraId="7BFE4428" w14:textId="77777777" w:rsidR="007E64D7" w:rsidRDefault="007E64D7" w:rsidP="007E64D7">
      <w:r>
        <w:t>Under a § 1202 identicality requirement, then, plaintiffs challenging merely similar uses will know that their claims cannot proceed. Plaintiffs targeting identical uses may still sue, but they are also less likely to be defeated in their copyright infringement claim by fair use in the first place and thus have less reason to use § 1202 as a workaround. In this way, identicality curtails § 1202’s potential for misuse as a surrogate for nonviable infringement claims.</w:t>
      </w:r>
    </w:p>
    <w:p w14:paraId="6489A01D" w14:textId="77777777" w:rsidR="007E64D7" w:rsidRDefault="007E64D7" w:rsidP="007E64D7">
      <w:r w:rsidRPr="0000214A">
        <w:rPr>
          <w:b/>
        </w:rPr>
        <w:t xml:space="preserve">Addressing </w:t>
      </w:r>
      <w:r w:rsidRPr="00136C02">
        <w:rPr>
          <w:b/>
        </w:rPr>
        <w:t>Gamesmanship</w:t>
      </w:r>
      <w:r>
        <w:rPr>
          <w:b/>
        </w:rPr>
        <w:t xml:space="preserve">. </w:t>
      </w:r>
      <w:r>
        <w:t>A common critique of the identicality requirement is that it may enable bad faith actors to evade liability by, for example, intentionally copying only 99% of a work.</w:t>
      </w:r>
      <w:bookmarkStart w:id="115" w:name="_Ref206170650"/>
      <w:r>
        <w:rPr>
          <w:vertAlign w:val="superscript"/>
        </w:rPr>
        <w:footnoteReference w:id="335"/>
      </w:r>
      <w:bookmarkEnd w:id="115"/>
      <w:r>
        <w:t xml:space="preserve">  This concern is an important one; if it is true that the identicality requirement can be skirted with a </w:t>
      </w:r>
      <w:r>
        <w:lastRenderedPageBreak/>
        <w:t>simple tweak—e.g., to a single word in a manuscript—then LLM providers would effectively have a free pass to violate § 1202 through gamesmanship.</w:t>
      </w:r>
    </w:p>
    <w:p w14:paraId="0ED05812" w14:textId="77777777" w:rsidR="007E64D7" w:rsidRDefault="007E64D7" w:rsidP="007E64D7">
      <w:r>
        <w:t>One option for addressing this concern lies in the language of § 1202(e)’s broadcaster exception. In addition to the requirement that the activity must not be technically or financially feasible for the exception to apply, it requires that the would-be violator must not “intend, by engaging in such activity, to induce, enable, facilitate, or conceal infringement.”</w:t>
      </w:r>
      <w:r>
        <w:rPr>
          <w:rStyle w:val="FootnoteReference"/>
        </w:rPr>
        <w:footnoteReference w:id="336"/>
      </w:r>
      <w:r>
        <w:t xml:space="preserve"> This requirement—which looks a lot like the second scienter requirement—essentially acts as an obligation of good faith. While the second scienter requirement for removal or alteration of CMI requires </w:t>
      </w:r>
      <w:r>
        <w:rPr>
          <w:i/>
          <w:iCs/>
        </w:rPr>
        <w:t>knowledge</w:t>
      </w:r>
      <w:r>
        <w:t xml:space="preserve"> (or constructive knowledge) that one is inducing, enabling, facilitating, or concealing an infringement,</w:t>
      </w:r>
      <w:r>
        <w:rPr>
          <w:rStyle w:val="FootnoteReference"/>
        </w:rPr>
        <w:footnoteReference w:id="337"/>
      </w:r>
      <w:r>
        <w:t xml:space="preserve"> this condition of the broadcaster carveout prohibits </w:t>
      </w:r>
      <w:r>
        <w:rPr>
          <w:i/>
          <w:iCs/>
        </w:rPr>
        <w:t>intention</w:t>
      </w:r>
      <w:r>
        <w:t xml:space="preserve"> of the same. This means broadcasters may enjoy an exemption from liability despite knowing that their actions are facilitating infringement so long as they do not intend to do so. Reading a good-faith obligation into the identicality requirement would help guard against the provision’s vulnerability to gamesmanship by adding a failsafe against abuse of identicality: LLM providers would be prohibited from intentionally facilitating infringement. </w:t>
      </w:r>
    </w:p>
    <w:p w14:paraId="69CF74B7" w14:textId="77777777" w:rsidR="007E64D7" w:rsidRPr="00136C02" w:rsidRDefault="007E64D7" w:rsidP="007E64D7">
      <w:r>
        <w:t>Though</w:t>
      </w:r>
      <w:r w:rsidRPr="00596A1D">
        <w:t xml:space="preserve"> this </w:t>
      </w:r>
      <w:r>
        <w:t xml:space="preserve">particular </w:t>
      </w:r>
      <w:r w:rsidRPr="00596A1D">
        <w:t>good-faith obligation appeared for the first time when the broadcaster exception was translated from implicit to explicit</w:t>
      </w:r>
      <w:r>
        <w:t xml:space="preserve"> via § 1202(e),</w:t>
      </w:r>
      <w:r w:rsidRPr="00596A1D">
        <w:rPr>
          <w:rStyle w:val="FootnoteReference"/>
        </w:rPr>
        <w:footnoteReference w:id="338"/>
      </w:r>
      <w:r>
        <w:t xml:space="preserve"> a</w:t>
      </w:r>
      <w:r>
        <w:rPr>
          <w:rFonts w:eastAsiaTheme="minorEastAsia"/>
          <w:lang w:eastAsia="ja-JP"/>
        </w:rPr>
        <w:t xml:space="preserve">n alternative basis for reading into the statute an </w:t>
      </w:r>
      <w:r w:rsidRPr="00136C02">
        <w:rPr>
          <w:rFonts w:eastAsiaTheme="minorEastAsia"/>
          <w:i/>
          <w:iCs/>
          <w:lang w:eastAsia="ja-JP"/>
        </w:rPr>
        <w:t>implicit</w:t>
      </w:r>
      <w:r>
        <w:rPr>
          <w:rFonts w:eastAsiaTheme="minorEastAsia"/>
          <w:lang w:eastAsia="ja-JP"/>
        </w:rPr>
        <w:t xml:space="preserve"> good faith requirement is the § 1202(b) knowledge requirement. This is because “knowledge” under § 1202(b) can be read in one of two ways. First, there is the knowledge that inducement</w:t>
      </w:r>
      <w:r>
        <w:rPr>
          <w:rStyle w:val="FootnoteReference"/>
          <w:rFonts w:eastAsiaTheme="minorEastAsia"/>
          <w:lang w:eastAsia="ja-JP"/>
        </w:rPr>
        <w:footnoteReference w:id="339"/>
      </w:r>
      <w:r>
        <w:rPr>
          <w:rFonts w:eastAsiaTheme="minorEastAsia"/>
          <w:lang w:eastAsia="ja-JP"/>
        </w:rPr>
        <w:t xml:space="preserve"> is happening as a matter of statistical certainty. That is, so long as LLMs retain a small chance of regurgitating their training data—and those LLMs are used to generate countless outputs—the developers can be almost certain that the LLMs they are producing are going to present copyrighted works to users without the associated CMI. Second, there is the direct personal knowledge that inducement is happening. That is, a person manually uploads a work without its CMI, or a </w:t>
      </w:r>
      <w:r w:rsidRPr="005F2D28">
        <w:rPr>
          <w:rFonts w:eastAsiaTheme="minorEastAsia"/>
          <w:lang w:eastAsia="ja-JP"/>
        </w:rPr>
        <w:t xml:space="preserve">social media platform </w:t>
      </w:r>
      <w:r>
        <w:rPr>
          <w:rFonts w:eastAsiaTheme="minorEastAsia"/>
          <w:lang w:eastAsia="ja-JP"/>
        </w:rPr>
        <w:t xml:space="preserve">publishes all photos uploaded by users after </w:t>
      </w:r>
      <w:r w:rsidRPr="005F2D28">
        <w:rPr>
          <w:rFonts w:eastAsiaTheme="minorEastAsia"/>
          <w:lang w:eastAsia="ja-JP"/>
        </w:rPr>
        <w:t>automatically strip</w:t>
      </w:r>
      <w:r>
        <w:rPr>
          <w:rFonts w:eastAsiaTheme="minorEastAsia"/>
          <w:lang w:eastAsia="ja-JP"/>
        </w:rPr>
        <w:t xml:space="preserve">ping the photos’ </w:t>
      </w:r>
      <w:r w:rsidRPr="005F2D28">
        <w:rPr>
          <w:rFonts w:eastAsiaTheme="minorEastAsia"/>
          <w:lang w:eastAsia="ja-JP"/>
        </w:rPr>
        <w:t>metadata.</w:t>
      </w:r>
      <w:r>
        <w:rPr>
          <w:rStyle w:val="FootnoteReference"/>
          <w:rFonts w:eastAsiaTheme="minorEastAsia"/>
          <w:lang w:eastAsia="ja-JP"/>
        </w:rPr>
        <w:footnoteReference w:id="340"/>
      </w:r>
    </w:p>
    <w:p w14:paraId="56BD89F0" w14:textId="77777777" w:rsidR="007E64D7" w:rsidRDefault="007E64D7" w:rsidP="007E64D7">
      <w:pPr>
        <w:rPr>
          <w:rFonts w:eastAsiaTheme="minorEastAsia"/>
          <w:lang w:eastAsia="ja-JP"/>
        </w:rPr>
      </w:pPr>
      <w:r>
        <w:rPr>
          <w:rFonts w:eastAsiaTheme="minorEastAsia"/>
          <w:lang w:eastAsia="ja-JP"/>
        </w:rPr>
        <w:lastRenderedPageBreak/>
        <w:t>The House of Representatives’ report on the implementation of the WIPO treaty suggests that the latter level of knowledge is required here. It explains that under the knowledge requirement of § 1202(b)—regardless of any exemption—broadcasters of audiovisual works do not violate the statute.</w:t>
      </w:r>
      <w:r>
        <w:rPr>
          <w:rStyle w:val="FootnoteReference"/>
          <w:rFonts w:eastAsiaTheme="minorEastAsia"/>
          <w:lang w:eastAsia="ja-JP"/>
        </w:rPr>
        <w:footnoteReference w:id="341"/>
      </w:r>
      <w:r>
        <w:rPr>
          <w:rFonts w:eastAsiaTheme="minorEastAsia"/>
          <w:lang w:eastAsia="ja-JP"/>
        </w:rPr>
        <w:t xml:space="preserve"> This suggests that when broadcasters accept that the variability in the length of a football game means that the credits of the following film might get cut off, they are not knowingly inducing infringement under §1202(b). This does not obviate the need for the § 1202(e) exemption—broadcasters knowingly induce infringement if they directly and manually interrupt a movie’s credits for a one-off emergency broadcast.</w:t>
      </w:r>
      <w:r>
        <w:rPr>
          <w:rStyle w:val="FootnoteReference"/>
          <w:rFonts w:eastAsiaTheme="minorEastAsia"/>
          <w:lang w:eastAsia="ja-JP"/>
        </w:rPr>
        <w:footnoteReference w:id="342"/>
      </w:r>
      <w:r>
        <w:rPr>
          <w:rFonts w:eastAsiaTheme="minorEastAsia"/>
          <w:lang w:eastAsia="ja-JP"/>
        </w:rPr>
        <w:t xml:space="preserve"> Unlike where the broadcasters accepted the possibility of inducing infringement, in making an emergency broadcast the company knew with certainty they would cause the movie to be presented absent controlling CMI.</w:t>
      </w:r>
    </w:p>
    <w:p w14:paraId="4061A6E3" w14:textId="77777777" w:rsidR="007E64D7" w:rsidRDefault="007E64D7" w:rsidP="007E64D7">
      <w:pPr>
        <w:rPr>
          <w:rFonts w:eastAsiaTheme="minorEastAsia"/>
          <w:lang w:eastAsia="ja-JP"/>
        </w:rPr>
      </w:pPr>
      <w:r>
        <w:rPr>
          <w:rFonts w:eastAsiaTheme="minorEastAsia"/>
          <w:lang w:eastAsia="ja-JP"/>
        </w:rPr>
        <w:t>If, then, personal knowledge is required under § 1202(b), the statute would effectively carry a good faith requirement for LLM developers. If a developer creates a program whose purpose is to duplicate copyright works—or whose utility is meaningfully enhanced by its tendency to duplicate copyrighted works—that developer would have personal knowledge of their program presenting copied works to users. But if a developer creates a program which will, as a statistical matter, inevitably copy works and that developer makes reasonable efforts to prevent that eventuality, the developer will only have statistical knowledge of what will happen at the time the program is released to users.</w:t>
      </w:r>
    </w:p>
    <w:p w14:paraId="7D4C1F1D" w14:textId="77777777" w:rsidR="007E64D7" w:rsidRDefault="007E64D7" w:rsidP="007E64D7">
      <w:pPr>
        <w:rPr>
          <w:rFonts w:eastAsiaTheme="minorEastAsia"/>
          <w:lang w:eastAsia="ja-JP"/>
        </w:rPr>
      </w:pPr>
      <w:r>
        <w:rPr>
          <w:rFonts w:eastAsiaTheme="minorEastAsia"/>
          <w:lang w:eastAsia="ja-JP"/>
        </w:rPr>
        <w:t>This argument is not without fault. Certainly, the latter developer has actual knowledge should they review user activity after the fact. But a broadcaster also possesses actual knowledge that they presented works without CMI omission after the film has aired. As such, this knowledge distinction seems to both match the report’s explanation of § 1202(b) and offer the pragmatic appeal from requiring a good faith. Taken together, the broadcaster exception and the statutory knowledge requirement provide a doctrinal foothold for construing an identicality requirement to contain an implicit good-</w:t>
      </w:r>
      <w:r w:rsidRPr="0064620E">
        <w:rPr>
          <w:rFonts w:eastAsiaTheme="minorEastAsia"/>
          <w:lang w:eastAsia="ja-JP"/>
        </w:rPr>
        <w:t>faith obligation</w:t>
      </w:r>
      <w:r>
        <w:rPr>
          <w:rFonts w:eastAsiaTheme="minorEastAsia"/>
          <w:lang w:eastAsia="ja-JP"/>
        </w:rPr>
        <w:t>.</w:t>
      </w:r>
    </w:p>
    <w:p w14:paraId="6C5294C4" w14:textId="77777777" w:rsidR="007E64D7" w:rsidRDefault="007E64D7" w:rsidP="007E64D7">
      <w:r>
        <w:t>However, for this solution to address the gamesmanship problem, courts must stop using the identicality requirement as a precondition to liability and must instead view it as a component of scienter. Courts that follow the identicality requirement currently treat identicality as a filter: where an output is not identical to an allegedly violated work, these courts immediately dismiss the case.</w:t>
      </w:r>
      <w:r>
        <w:rPr>
          <w:rStyle w:val="FootnoteReference"/>
        </w:rPr>
        <w:footnoteReference w:id="343"/>
      </w:r>
      <w:r>
        <w:t xml:space="preserve"> This order of analysis allows gamesmanship cases to escape scrutiny, </w:t>
      </w:r>
      <w:r>
        <w:lastRenderedPageBreak/>
        <w:t>because it creates a risk that cases may be dismissed before the court reaches an analysis of scienter. Instead, the identicality requirement may be conceptualized as creating a presumption of the required scienter that may be rebutted—for example, by showing that a given output is identical to the plaintiff’s work through coincidence, or through mutual copying of a third party. Conversely, a lack of identicality can create a presumption that the required scienter does not exist—one that may be rebutted through a showing of bad faith.</w:t>
      </w:r>
    </w:p>
    <w:p w14:paraId="37221F5C" w14:textId="77777777" w:rsidR="007E64D7" w:rsidRDefault="007E64D7" w:rsidP="007E64D7">
      <w:r w:rsidRPr="00596A1D">
        <w:t xml:space="preserve">Courts may hesitate to </w:t>
      </w:r>
      <w:r>
        <w:t>read in</w:t>
      </w:r>
      <w:r w:rsidRPr="00596A1D">
        <w:t xml:space="preserve"> an obligation </w:t>
      </w:r>
      <w:r>
        <w:t>of good faith amid the provision’s scarce legislative history</w:t>
      </w:r>
      <w:bookmarkStart w:id="116" w:name="_Ref206188047"/>
      <w:r w:rsidRPr="00596A1D">
        <w:rPr>
          <w:vertAlign w:val="superscript"/>
        </w:rPr>
        <w:footnoteReference w:id="344"/>
      </w:r>
      <w:bookmarkEnd w:id="116"/>
      <w:r w:rsidRPr="00596A1D">
        <w:t xml:space="preserve"> </w:t>
      </w:r>
      <w:r>
        <w:t>or to break with other cases in analyzing identicality along with scienter.</w:t>
      </w:r>
      <w:r w:rsidRPr="00596A1D">
        <w:t xml:space="preserve"> But if the alternatives are to either restrict an industry because of </w:t>
      </w:r>
      <w:r>
        <w:t>its</w:t>
      </w:r>
      <w:r w:rsidRPr="00596A1D">
        <w:t xml:space="preserve"> technological limitations or allow bad-faith developers to freely cause the exact harms contemplated by Congress, good-faith identicality </w:t>
      </w:r>
      <w:r>
        <w:t xml:space="preserve">and scienter-based identicality both </w:t>
      </w:r>
      <w:r w:rsidRPr="00596A1D">
        <w:t>offer path</w:t>
      </w:r>
      <w:r>
        <w:t>s</w:t>
      </w:r>
      <w:r w:rsidRPr="00596A1D">
        <w:t xml:space="preserve"> forward that </w:t>
      </w:r>
      <w:r>
        <w:t>realize</w:t>
      </w:r>
      <w:r w:rsidRPr="00596A1D">
        <w:t xml:space="preserve"> the DMCA’s goal</w:t>
      </w:r>
      <w:r>
        <w:t>s</w:t>
      </w:r>
      <w:r w:rsidRPr="00596A1D">
        <w:t xml:space="preserve"> of encouraging industry and maintaining copyright in an increasingly technological world.</w:t>
      </w:r>
    </w:p>
    <w:p w14:paraId="3319E583" w14:textId="77777777" w:rsidR="007E64D7" w:rsidRDefault="007E64D7" w:rsidP="007E64D7">
      <w:pPr>
        <w:pStyle w:val="Heading1"/>
      </w:pPr>
      <w:bookmarkStart w:id="117" w:name="_heading=h.3chab23o682h" w:colFirst="0" w:colLast="0"/>
      <w:bookmarkStart w:id="118" w:name="_Toc210501259"/>
      <w:bookmarkEnd w:id="117"/>
      <w:r>
        <w:t>Conclusion</w:t>
      </w:r>
      <w:bookmarkEnd w:id="118"/>
    </w:p>
    <w:p w14:paraId="0386AB4F" w14:textId="77777777" w:rsidR="007E64D7" w:rsidRDefault="007E64D7" w:rsidP="007E64D7">
      <w:r>
        <w:t>This Note has argued that § 1202 of the DMCA, while designed to modernize copyright law for the digital age, now risks becoming an overbroad and exploitable alternative to traditional infringement claims—especially in the context of GenAI. Unlike infringement, § 1202 imposes liability without requiring a showing of copyrightability, offers no fair use defense, and may permit even more disproportionate statutory damages than copyright infringement claims. Although the statute includes a scienter requirement, that requirement is so minimal that it fails to constrain the statute’s reach in practice.</w:t>
      </w:r>
    </w:p>
    <w:p w14:paraId="6066AB92" w14:textId="77777777" w:rsidR="007E64D7" w:rsidRDefault="007E64D7" w:rsidP="007E64D7">
      <w:r>
        <w:t>To address these concerns, this Note argues for adopting an identicality requirement in § 1202 claims against LLMs. The urgency of this proposal is underscored by the Ninth Circuit’s upcoming decision in </w:t>
      </w:r>
      <w:r>
        <w:rPr>
          <w:i/>
        </w:rPr>
        <w:t>Doe v. GitHub</w:t>
      </w:r>
      <w:r>
        <w:t xml:space="preserve">, which will determine whether similarity alone suffices for § 1202 liability. That ruling will clarify the law within the influential Ninth Circuit and can resolve the structural mismatch between § 1202 and the technological realities of AI training. </w:t>
      </w:r>
    </w:p>
    <w:p w14:paraId="5DD0F0E1" w14:textId="77777777" w:rsidR="007E64D7" w:rsidRDefault="007E64D7" w:rsidP="007E64D7">
      <w:r>
        <w:t xml:space="preserve">This is not to suggest that the courts offer the only remedy. In crafting § 1202, Congress chose to add § 1202(e), making the broadcaster exemption explicit. It recognized that leaving interpretation to the courts could have stifled an important industry. Depending on the development of the identicality circuit split, Congress should create another explicit exception for LLM providers that codifies their exclusion from § 1202. Like broadcasters, LLM providers fail to </w:t>
      </w:r>
      <w:r>
        <w:lastRenderedPageBreak/>
        <w:t xml:space="preserve">meet the scienter requirement where outputs are similar but not identical to plaintiffs’ works due to their technical inability to prevent such outputs. </w:t>
      </w:r>
    </w:p>
    <w:p w14:paraId="33B5D6B5" w14:textId="77777777" w:rsidR="007E64D7" w:rsidRDefault="007E64D7" w:rsidP="007E64D7">
      <w:r>
        <w:t>But the proper interpretation of § 1202’s scienter requirement should not be limited to industries with the power to compel specific congressional action. Nor are further industry-specific exemptions a good use of congressional resources. To stop § 1202 from ending the debate over LLMs’ fair use before it begins, and to ensure the proper application of § 1202 across industries, the courts must adopt an identicality requirement. The future of AI must be shaped by thoughtful policy; it is, after all, among the most important technologies of our generation.</w:t>
      </w:r>
    </w:p>
    <w:p w14:paraId="61FAB7F7" w14:textId="77777777" w:rsidR="007E64D7" w:rsidRPr="0035248D" w:rsidRDefault="007E64D7" w:rsidP="007E64D7">
      <w:pPr>
        <w:ind w:firstLine="0"/>
      </w:pPr>
    </w:p>
    <w:p w14:paraId="587CDCBE" w14:textId="6A70733E" w:rsidR="00BC7C65" w:rsidRPr="0035248D" w:rsidRDefault="00BC7C65" w:rsidP="007E64D7">
      <w:pPr>
        <w:ind w:firstLine="0"/>
      </w:pPr>
    </w:p>
    <w:sectPr w:rsidR="00BC7C65" w:rsidRPr="0035248D" w:rsidSect="008111D9">
      <w:headerReference w:type="default" r:id="rId8"/>
      <w:footerReference w:type="even" r:id="rId9"/>
      <w:footerReference w:type="default" r:id="rId10"/>
      <w:pgSz w:w="12240" w:h="15840"/>
      <w:pgMar w:top="2160" w:right="2765" w:bottom="2520" w:left="2765" w:header="1296" w:footer="19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A4442" w14:textId="77777777" w:rsidR="00360F24" w:rsidRDefault="00360F24" w:rsidP="009C7212">
      <w:r>
        <w:separator/>
      </w:r>
    </w:p>
  </w:endnote>
  <w:endnote w:type="continuationSeparator" w:id="0">
    <w:p w14:paraId="077EAF2A" w14:textId="77777777" w:rsidR="00360F24" w:rsidRDefault="00360F24" w:rsidP="009C7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CG Times">
    <w:altName w:val="Times New Roman"/>
    <w:panose1 w:val="020B0604020202020204"/>
    <w:charset w:val="00"/>
    <w:family w:val="roman"/>
    <w:pitch w:val="variable"/>
    <w:sig w:usb0="00000003" w:usb1="00000000" w:usb2="0000000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mes New Roman (Body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069C" w14:textId="77777777" w:rsidR="00427EC5" w:rsidRDefault="00427EC5" w:rsidP="007571E5">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861C90E" w14:textId="77777777" w:rsidR="00427EC5" w:rsidRDefault="00427EC5" w:rsidP="00D528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0CDD" w14:textId="77777777" w:rsidR="00427EC5" w:rsidRDefault="00427EC5" w:rsidP="007571E5">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59A2165" w14:textId="77777777" w:rsidR="00427EC5" w:rsidRDefault="00427EC5" w:rsidP="00D528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0B7C9" w14:textId="77777777" w:rsidR="00360F24" w:rsidRDefault="00360F24" w:rsidP="009C7212">
      <w:r>
        <w:separator/>
      </w:r>
    </w:p>
  </w:footnote>
  <w:footnote w:type="continuationSeparator" w:id="0">
    <w:p w14:paraId="611EBA25" w14:textId="77777777" w:rsidR="00360F24" w:rsidRDefault="00360F24" w:rsidP="009C7212">
      <w:r>
        <w:continuationSeparator/>
      </w:r>
    </w:p>
  </w:footnote>
  <w:footnote w:id="1">
    <w:p w14:paraId="19BD8D4C" w14:textId="76DD3CCD" w:rsidR="00427EC5" w:rsidRPr="007E078E" w:rsidRDefault="00427EC5" w:rsidP="007E078E">
      <w:pPr>
        <w:pStyle w:val="FootnoteText"/>
      </w:pPr>
      <w:r w:rsidRPr="007E078E">
        <w:rPr>
          <w:rStyle w:val="FootnoteReference"/>
          <w:rFonts w:cs="Times New Roman"/>
          <w:color w:val="auto"/>
        </w:rPr>
        <w:t>†</w:t>
      </w:r>
      <w:r w:rsidRPr="007E078E">
        <w:t xml:space="preserve"> </w:t>
      </w:r>
      <w:r w:rsidR="00256B8D" w:rsidRPr="00892806">
        <w:rPr>
          <w:highlight w:val="yellow"/>
        </w:rPr>
        <w:t xml:space="preserve">Stanford Law School, J.D. 2025. Thank you to Phil Malone, Nina </w:t>
      </w:r>
      <w:proofErr w:type="spellStart"/>
      <w:r w:rsidR="00256B8D" w:rsidRPr="00892806">
        <w:rPr>
          <w:highlight w:val="yellow"/>
        </w:rPr>
        <w:t>Srejovic</w:t>
      </w:r>
      <w:proofErr w:type="spellEnd"/>
      <w:r w:rsidR="00256B8D" w:rsidRPr="00892806">
        <w:rPr>
          <w:highlight w:val="yellow"/>
        </w:rPr>
        <w:t>, Braden Crimmins, and the Juelsgaard Intellectual Property Clinic for the teamwork, inspiration, and ideation that led to this Note</w:t>
      </w:r>
      <w:r w:rsidR="00621803" w:rsidRPr="00892806">
        <w:rPr>
          <w:highlight w:val="yellow"/>
        </w:rPr>
        <w:t>.</w:t>
      </w:r>
    </w:p>
  </w:footnote>
  <w:footnote w:id="2">
    <w:p w14:paraId="3D108080" w14:textId="77777777" w:rsidR="007E078E" w:rsidRPr="007E078E" w:rsidRDefault="007E078E" w:rsidP="007E078E">
      <w:pPr>
        <w:pStyle w:val="FootnoteText"/>
      </w:pPr>
      <w:r w:rsidRPr="007E078E">
        <w:rPr>
          <w:rStyle w:val="FootnoteReference"/>
          <w:color w:val="auto"/>
        </w:rPr>
        <w:footnoteRef/>
      </w:r>
      <w:r w:rsidRPr="007E078E">
        <w:t xml:space="preserve"> McKinsey &amp; Company, The Economic Potential of Generative AI 3 (2023).</w:t>
      </w:r>
    </w:p>
  </w:footnote>
  <w:footnote w:id="3">
    <w:p w14:paraId="3D1E7A54" w14:textId="786837E5" w:rsidR="007E078E" w:rsidRPr="007E078E" w:rsidRDefault="007E078E" w:rsidP="007E078E">
      <w:pPr>
        <w:pStyle w:val="FootnoteText"/>
      </w:pPr>
      <w:r w:rsidRPr="007E078E">
        <w:rPr>
          <w:rStyle w:val="FootnoteReference"/>
          <w:color w:val="auto"/>
        </w:rPr>
        <w:footnoteRef/>
      </w:r>
      <w:r w:rsidRPr="007E078E">
        <w:t xml:space="preserve"> Tom B. Brown et al., </w:t>
      </w:r>
      <w:r w:rsidRPr="007E078E">
        <w:rPr>
          <w:i/>
        </w:rPr>
        <w:t>Language Models are Few-Shot Learners</w:t>
      </w:r>
      <w:r w:rsidRPr="007E078E">
        <w:t>, Proc. 34th Conf. On Neural Info. Processing Sys., at 8 (2020).</w:t>
      </w:r>
    </w:p>
  </w:footnote>
  <w:footnote w:id="4">
    <w:p w14:paraId="5547BB76" w14:textId="77777777" w:rsidR="007E078E" w:rsidRPr="007E078E" w:rsidRDefault="007E078E" w:rsidP="007E078E">
      <w:pPr>
        <w:pStyle w:val="FootnoteText"/>
      </w:pPr>
      <w:r w:rsidRPr="007E078E">
        <w:rPr>
          <w:rStyle w:val="FootnoteReference"/>
          <w:color w:val="auto"/>
        </w:rPr>
        <w:footnoteRef/>
      </w:r>
      <w:r w:rsidRPr="007E078E">
        <w:t xml:space="preserve"> Cade Metz et al., </w:t>
      </w:r>
      <w:r w:rsidRPr="007E078E">
        <w:rPr>
          <w:i/>
        </w:rPr>
        <w:t>How Tech Giants Cut Corners to Harvest Data for A.I.</w:t>
      </w:r>
      <w:r w:rsidRPr="007E078E">
        <w:t>, N.Y. Times (Apr. 8, 2024), https://www.nytimes.com/2024/04/06/technology/tech-giants-harvest-data-artificial-intelligence.html.</w:t>
      </w:r>
    </w:p>
  </w:footnote>
  <w:footnote w:id="5">
    <w:p w14:paraId="3BEF7AA1" w14:textId="77777777" w:rsidR="007E078E" w:rsidRPr="007E078E" w:rsidRDefault="007E078E" w:rsidP="007E078E">
      <w:pPr>
        <w:pStyle w:val="FootnoteText"/>
      </w:pPr>
      <w:r w:rsidRPr="007E078E">
        <w:rPr>
          <w:rStyle w:val="FootnoteReference"/>
          <w:color w:val="auto"/>
        </w:rPr>
        <w:footnoteRef/>
      </w:r>
      <w:r w:rsidRPr="007E078E">
        <w:t xml:space="preserve"> </w:t>
      </w:r>
      <w:r w:rsidRPr="007E078E">
        <w:rPr>
          <w:i/>
        </w:rPr>
        <w:t>See, e.g.</w:t>
      </w:r>
      <w:r w:rsidRPr="007E078E">
        <w:t xml:space="preserve">, William D. Cohan, </w:t>
      </w:r>
      <w:r w:rsidRPr="007E078E">
        <w:rPr>
          <w:i/>
        </w:rPr>
        <w:t>AI Is Learning From Stolen Intellectual Property. It Needs To Stop</w:t>
      </w:r>
      <w:r w:rsidRPr="007E078E">
        <w:t xml:space="preserve">, Wash. Post. (Oct. 19, 2023), https://www.washingtonpost.com/opinions/2023/10/19/ai-large-language-writers-stealing/; Robert Harington, </w:t>
      </w:r>
      <w:r w:rsidRPr="007E078E">
        <w:rPr>
          <w:i/>
        </w:rPr>
        <w:t>A Dissonance of Ideals: Openness, Copyright, and AI</w:t>
      </w:r>
      <w:r w:rsidRPr="007E078E">
        <w:t xml:space="preserve">, Scholarly Kitchen (Nov. 25, 2024), https://scholarlykitchen.sspnet.org/2024/11/25/robert-harington-attempts-to-reveal-inherent-conflicts-in-our-drive-to-be-as-open-as-possible-authors-need-to-understand-their-rights-and-a-librarys-mandate-to-provide-their-patron/; Adam Buick, </w:t>
      </w:r>
      <w:r w:rsidRPr="007E078E">
        <w:rPr>
          <w:i/>
          <w:iCs/>
        </w:rPr>
        <w:t>Copyright and AI training data—transparency to the rescue?</w:t>
      </w:r>
      <w:r w:rsidRPr="007E078E">
        <w:t>, 20 Journal of Intellectual Property Law &amp; Practice, 182 (2025).</w:t>
      </w:r>
    </w:p>
  </w:footnote>
  <w:footnote w:id="6">
    <w:p w14:paraId="6D404761" w14:textId="1EDBF28E" w:rsidR="007E078E" w:rsidRPr="007E078E" w:rsidRDefault="007E078E" w:rsidP="007E078E">
      <w:pPr>
        <w:pStyle w:val="FootnoteText"/>
      </w:pPr>
      <w:r w:rsidRPr="007E078E">
        <w:rPr>
          <w:rStyle w:val="FootnoteReference"/>
          <w:color w:val="auto"/>
        </w:rPr>
        <w:footnoteRef/>
      </w:r>
      <w:r w:rsidRPr="007E078E">
        <w:t xml:space="preserve"> </w:t>
      </w:r>
      <w:r w:rsidRPr="007E078E">
        <w:rPr>
          <w:i/>
        </w:rPr>
        <w:t xml:space="preserve">See </w:t>
      </w:r>
      <w:r w:rsidRPr="007E078E">
        <w:t xml:space="preserve">Keith Kupferschmid, </w:t>
      </w:r>
      <w:r w:rsidRPr="007E078E">
        <w:rPr>
          <w:i/>
        </w:rPr>
        <w:t>Insights from Court Orders in AI Copyright Infringement Cases</w:t>
      </w:r>
      <w:r w:rsidRPr="007E078E">
        <w:t xml:space="preserve"> (Dec. 12, 2024), https://copyrightalliance.org/ai-copyright-infringement-cases-insights/ (“[I]t should surprise no one that the primary issue in virtually all of the pending AI-copyright cases being litigated in federal courts today is whether the ingestion of an unlicensed copyrighted work for training of a generative artificial intelligence (GAI) model qualifies as fair use.”).</w:t>
      </w:r>
    </w:p>
  </w:footnote>
  <w:footnote w:id="7">
    <w:p w14:paraId="55FF4CB9" w14:textId="23607523" w:rsidR="007E078E" w:rsidRPr="007E078E" w:rsidRDefault="007E078E" w:rsidP="007E078E">
      <w:pPr>
        <w:pStyle w:val="FootnoteText"/>
      </w:pPr>
      <w:r w:rsidRPr="007E078E">
        <w:rPr>
          <w:rStyle w:val="FootnoteReference"/>
          <w:color w:val="auto"/>
        </w:rPr>
        <w:footnoteRef/>
      </w:r>
      <w:r w:rsidRPr="007E078E">
        <w:t xml:space="preserve"> Elizabeth Spica, </w:t>
      </w:r>
      <w:r w:rsidRPr="007E078E">
        <w:rPr>
          <w:i/>
        </w:rPr>
        <w:t>Public Interest, the True Soul: Copyright’s Fair Use Doctrine and the Use of Copyrighted Works to Train Generative AI Tools</w:t>
      </w:r>
      <w:r w:rsidRPr="007E078E">
        <w:t xml:space="preserve">, 33 Tex. Intell. Prop. L.J., 67, </w:t>
      </w:r>
      <w:r w:rsidR="006147B3">
        <w:t>72</w:t>
      </w:r>
      <w:r w:rsidR="006147B3" w:rsidRPr="007E078E">
        <w:t xml:space="preserve"> </w:t>
      </w:r>
      <w:r w:rsidRPr="007E078E">
        <w:t>(2024).</w:t>
      </w:r>
    </w:p>
  </w:footnote>
  <w:footnote w:id="8">
    <w:p w14:paraId="3E2F320B" w14:textId="5BB19761" w:rsidR="007E078E" w:rsidRPr="007E078E" w:rsidRDefault="007E078E" w:rsidP="007E078E">
      <w:pPr>
        <w:pStyle w:val="FootnoteText"/>
      </w:pPr>
      <w:r w:rsidRPr="007E078E">
        <w:rPr>
          <w:rStyle w:val="FootnoteReference"/>
          <w:color w:val="auto"/>
        </w:rPr>
        <w:footnoteRef/>
      </w:r>
      <w:r w:rsidRPr="007E078E">
        <w:t xml:space="preserve"> Jacob Alhadeff, Cooper </w:t>
      </w:r>
      <w:proofErr w:type="spellStart"/>
      <w:r w:rsidRPr="007E078E">
        <w:t>Cuene</w:t>
      </w:r>
      <w:proofErr w:type="spellEnd"/>
      <w:r w:rsidRPr="007E078E">
        <w:t xml:space="preserve"> &amp; Max Del Real, </w:t>
      </w:r>
      <w:r w:rsidRPr="007E078E">
        <w:rPr>
          <w:i/>
        </w:rPr>
        <w:t>Limits of Algorithmic Fair Use</w:t>
      </w:r>
      <w:r w:rsidRPr="007E078E">
        <w:t xml:space="preserve">, 19 Wash. J. L. Tech. &amp; Arts, 1, </w:t>
      </w:r>
      <w:r w:rsidR="006147B3">
        <w:t>47</w:t>
      </w:r>
      <w:r w:rsidRPr="007E078E">
        <w:t xml:space="preserve"> (2024). (finding fair use unlikely for text-to-image generative AI where the original artist experiences market harm).</w:t>
      </w:r>
    </w:p>
  </w:footnote>
  <w:footnote w:id="9">
    <w:p w14:paraId="339FABDC" w14:textId="103F0798" w:rsidR="007E078E" w:rsidRPr="007E078E" w:rsidRDefault="007E078E" w:rsidP="007E078E">
      <w:pPr>
        <w:pStyle w:val="FootnoteText"/>
      </w:pPr>
      <w:r w:rsidRPr="007E078E">
        <w:rPr>
          <w:rStyle w:val="FootnoteReference"/>
          <w:color w:val="auto"/>
        </w:rPr>
        <w:footnoteRef/>
      </w:r>
      <w:r w:rsidRPr="007E078E">
        <w:t xml:space="preserve"> Most recently, the district court for the district of Delaware found in favor of plaintiffs, rejecting the fair use defense on summary judgment. Thomson Reuters Enter. Ctr GMBH et al. v. Ross Intel. Inc. Intelligence Inc., 765 F. Supp. 3d 382</w:t>
      </w:r>
      <w:r w:rsidR="006147B3">
        <w:t>, 401</w:t>
      </w:r>
      <w:r w:rsidRPr="007E078E">
        <w:t xml:space="preserve"> (D. Del. 2025); </w:t>
      </w:r>
      <w:r w:rsidRPr="007E078E">
        <w:rPr>
          <w:i/>
        </w:rPr>
        <w:t>see also</w:t>
      </w:r>
      <w:r w:rsidRPr="007E078E">
        <w:t xml:space="preserve"> </w:t>
      </w:r>
      <w:r w:rsidRPr="007E078E">
        <w:rPr>
          <w:i/>
        </w:rPr>
        <w:t>An Early Win for Copyright Owners in AI Cases as Court Rejects Fair Use Defense</w:t>
      </w:r>
      <w:r w:rsidRPr="007E078E">
        <w:t>, Debevoise &amp; Plimpton (Feb. 14, 2025), https://www.debevoise.com/insights/publications/2025/02/an-early-win-for-copyright-owners-in-ai-cases-as.</w:t>
      </w:r>
    </w:p>
  </w:footnote>
  <w:footnote w:id="10">
    <w:p w14:paraId="0F90E4ED" w14:textId="77777777" w:rsidR="007E078E" w:rsidRPr="007E078E" w:rsidRDefault="007E078E" w:rsidP="007E078E">
      <w:pPr>
        <w:pStyle w:val="FootnoteText"/>
      </w:pPr>
      <w:r w:rsidRPr="007E078E">
        <w:rPr>
          <w:rStyle w:val="FootnoteReference"/>
          <w:color w:val="auto"/>
        </w:rPr>
        <w:footnoteRef/>
      </w:r>
      <w:r w:rsidRPr="007E078E">
        <w:rPr>
          <w:i/>
        </w:rPr>
        <w:t xml:space="preserve"> Status of all 39 copyright lawsuits v. AI (Feb. 18, 2025): Judge Bibas rejects fair use in AI training in stunning reversal</w:t>
      </w:r>
      <w:r w:rsidRPr="007E078E">
        <w:t xml:space="preserve">, ChatGPT Is Eating the World (Feb. 19, 2025), https://chatgptiseatingtheworld.com/2025/02/19/status-of-all-39-copyright-lawsuits-v-ai-feb-18-2025-judge-bibas-rejects-fair-use-in-ai-training-in-stunning-reversal/; </w:t>
      </w:r>
      <w:r w:rsidRPr="007E078E">
        <w:rPr>
          <w:i/>
        </w:rPr>
        <w:t>Case Tracker: Artificial Intelligence, Copyrights and Class Actions</w:t>
      </w:r>
      <w:r w:rsidRPr="007E078E">
        <w:t>, Baker Hostetler, https://www.bakerlaw.com/services/artificial-intelligence-ai/case-tracker-artificial-intelligence-copyrights-and-class-actions/.</w:t>
      </w:r>
    </w:p>
  </w:footnote>
  <w:footnote w:id="11">
    <w:p w14:paraId="44AB0EF2" w14:textId="77777777" w:rsidR="007E078E" w:rsidRPr="007E078E" w:rsidRDefault="007E078E" w:rsidP="007E078E">
      <w:pPr>
        <w:pStyle w:val="FootnoteText"/>
      </w:pPr>
      <w:r w:rsidRPr="007E078E">
        <w:rPr>
          <w:rStyle w:val="FootnoteReference"/>
          <w:color w:val="auto"/>
        </w:rPr>
        <w:footnoteRef/>
      </w:r>
      <w:r w:rsidRPr="007E078E">
        <w:t xml:space="preserve"> Angela Yang, </w:t>
      </w:r>
      <w:r w:rsidRPr="007E078E">
        <w:rPr>
          <w:i/>
        </w:rPr>
        <w:t>OpenAI urges U.S. to allow AI models to train on copyrighted material</w:t>
      </w:r>
      <w:r w:rsidRPr="007E078E">
        <w:t>, NBC News (Mar. 13, 2025, 1:55 PM PDT), https://www.nbcnews.com/tech/tech-news/openai-urges-us-allow-ai-models-train-copyrighted-material-rcna196313.</w:t>
      </w:r>
    </w:p>
  </w:footnote>
  <w:footnote w:id="12">
    <w:p w14:paraId="71693240" w14:textId="77777777" w:rsidR="007E078E" w:rsidRPr="007E078E" w:rsidRDefault="007E078E" w:rsidP="007E078E">
      <w:pPr>
        <w:pStyle w:val="FootnoteText"/>
      </w:pPr>
      <w:r w:rsidRPr="007E078E">
        <w:rPr>
          <w:rStyle w:val="FootnoteReference"/>
          <w:color w:val="auto"/>
        </w:rPr>
        <w:footnoteRef/>
      </w:r>
      <w:r w:rsidRPr="007E078E">
        <w:t xml:space="preserve"> Tori Noble, </w:t>
      </w:r>
      <w:r w:rsidRPr="007E078E">
        <w:rPr>
          <w:i/>
        </w:rPr>
        <w:t>AI and Copyright: Expanding Copyright Hurts Everyone—Here’s What to Do Instead</w:t>
      </w:r>
      <w:r w:rsidRPr="007E078E">
        <w:t>, Electronic Frontier Foundation (Feb. 19, 2025), https://www.eff.org/deeplinks/2025/02/ai-and-copyright-expanding-copyright-hurts-everyone-heres-what-do-instead.</w:t>
      </w:r>
    </w:p>
  </w:footnote>
  <w:footnote w:id="13">
    <w:p w14:paraId="6BB9C75F" w14:textId="77777777" w:rsidR="007E078E" w:rsidRPr="007E078E" w:rsidRDefault="007E078E" w:rsidP="007E078E">
      <w:pPr>
        <w:pStyle w:val="FootnoteText"/>
      </w:pPr>
      <w:r w:rsidRPr="007E078E">
        <w:rPr>
          <w:rStyle w:val="FootnoteReference"/>
          <w:color w:val="auto"/>
        </w:rPr>
        <w:footnoteRef/>
      </w:r>
      <w:r w:rsidRPr="007E078E">
        <w:t xml:space="preserve"> Tori Noble, Mitch Stoltz, &amp; Corynne McSherry, </w:t>
      </w:r>
      <w:r w:rsidRPr="007E078E">
        <w:rPr>
          <w:i/>
        </w:rPr>
        <w:t>The U.S. Copyright Office’s Draft Report on AI Training Errs on Fair Use</w:t>
      </w:r>
      <w:r w:rsidRPr="007E078E">
        <w:t>, Electronic Frontier Foundation (May 15, 2025), https://www.eff.org/deeplinks/2025/05/us-copyright-offices-draft-report-ai-training-errs-fair-use.</w:t>
      </w:r>
    </w:p>
  </w:footnote>
  <w:footnote w:id="14">
    <w:p w14:paraId="51226698" w14:textId="77777777" w:rsidR="007E078E" w:rsidRPr="007E078E" w:rsidRDefault="007E078E" w:rsidP="007E078E">
      <w:pPr>
        <w:pStyle w:val="FootnoteText"/>
      </w:pPr>
      <w:r w:rsidRPr="007E078E">
        <w:rPr>
          <w:rStyle w:val="FootnoteReference"/>
          <w:color w:val="auto"/>
        </w:rPr>
        <w:footnoteRef/>
      </w:r>
      <w:r w:rsidRPr="007E078E">
        <w:t xml:space="preserve"> Wes Davis, </w:t>
      </w:r>
      <w:r w:rsidRPr="007E078E">
        <w:rPr>
          <w:i/>
        </w:rPr>
        <w:t>Trump fires head of Copyright Office two days following report that AI training may not be fair use</w:t>
      </w:r>
      <w:r w:rsidRPr="007E078E">
        <w:t>, The Verge (May 11, 2025, 9:15 AM PDT), https://www.theverge.com/news/664768/trump-fires-us-copyright-office-head.</w:t>
      </w:r>
    </w:p>
  </w:footnote>
  <w:footnote w:id="15">
    <w:p w14:paraId="2FC6C264" w14:textId="77777777" w:rsidR="007E078E" w:rsidRPr="007E078E" w:rsidRDefault="007E078E" w:rsidP="007E078E">
      <w:pPr>
        <w:pStyle w:val="FootnoteText"/>
      </w:pPr>
      <w:r w:rsidRPr="007E078E">
        <w:rPr>
          <w:rStyle w:val="FootnoteReference"/>
          <w:color w:val="auto"/>
        </w:rPr>
        <w:footnoteRef/>
      </w:r>
      <w:r w:rsidRPr="007E078E">
        <w:t xml:space="preserve"> Second Am. Compl., Doe 1 v. GitHub, Inc., No. 4:22-cv-06823 (N.D. Cal. Filed Jan. 25, 2024).</w:t>
      </w:r>
    </w:p>
  </w:footnote>
  <w:footnote w:id="16">
    <w:p w14:paraId="771C42C0" w14:textId="77777777" w:rsidR="007E078E" w:rsidRPr="007E078E" w:rsidRDefault="007E078E" w:rsidP="007E078E">
      <w:pPr>
        <w:pStyle w:val="FootnoteText"/>
      </w:pPr>
      <w:r w:rsidRPr="007E078E">
        <w:rPr>
          <w:rStyle w:val="FootnoteReference"/>
          <w:color w:val="auto"/>
        </w:rPr>
        <w:footnoteRef/>
      </w:r>
      <w:r w:rsidRPr="007E078E">
        <w:t xml:space="preserve"> </w:t>
      </w:r>
      <w:r w:rsidRPr="007E078E">
        <w:rPr>
          <w:i/>
          <w:iCs/>
        </w:rPr>
        <w:t xml:space="preserve">Id. </w:t>
      </w:r>
      <w:r w:rsidRPr="007E078E">
        <w:t>at 49-58 (alleging violation of the DMCA and breach of contract).</w:t>
      </w:r>
    </w:p>
  </w:footnote>
  <w:footnote w:id="17">
    <w:p w14:paraId="1239CA72" w14:textId="77777777" w:rsidR="007E078E" w:rsidRPr="007E078E" w:rsidRDefault="007E078E" w:rsidP="007E078E">
      <w:pPr>
        <w:pStyle w:val="FootnoteText"/>
      </w:pPr>
      <w:r w:rsidRPr="007E078E">
        <w:rPr>
          <w:rStyle w:val="FootnoteReference"/>
          <w:color w:val="auto"/>
        </w:rPr>
        <w:footnoteRef/>
      </w:r>
      <w:r w:rsidRPr="007E078E">
        <w:t xml:space="preserve"> </w:t>
      </w:r>
      <w:r w:rsidRPr="007E078E">
        <w:rPr>
          <w:i/>
          <w:iCs/>
        </w:rPr>
        <w:t xml:space="preserve">Id. </w:t>
      </w:r>
      <w:r w:rsidRPr="007E078E">
        <w:t>at 49.</w:t>
      </w:r>
    </w:p>
  </w:footnote>
  <w:footnote w:id="18">
    <w:p w14:paraId="4E183348" w14:textId="77777777" w:rsidR="007E078E" w:rsidRPr="007E078E" w:rsidRDefault="007E078E" w:rsidP="007E078E">
      <w:pPr>
        <w:pStyle w:val="FootnoteText"/>
      </w:pPr>
      <w:r w:rsidRPr="007E078E">
        <w:rPr>
          <w:rStyle w:val="FootnoteReference"/>
          <w:color w:val="auto"/>
        </w:rPr>
        <w:footnoteRef/>
      </w:r>
      <w:r w:rsidRPr="007E078E">
        <w:t xml:space="preserve"> Zoe Carpou, </w:t>
      </w:r>
      <w:r w:rsidRPr="007E078E">
        <w:rPr>
          <w:i/>
          <w:iCs/>
        </w:rPr>
        <w:t>Robots, Pirates, and the Rise of the Automated Takedown Regime: Using the DMCA to Fight Piracy and Protect End-Users</w:t>
      </w:r>
      <w:r w:rsidRPr="007E078E">
        <w:t>, 39 Colum. J.L. &amp; ARTS 551, 556 (2016) (“According to the statute’s legislative history, Congress had two goals in creating the DMCA . . . These goals arose in part out of Congress’s concern about widespread piracy made possible by the rise of digital media.”).</w:t>
      </w:r>
    </w:p>
  </w:footnote>
  <w:footnote w:id="19">
    <w:p w14:paraId="11743005" w14:textId="48386DFE" w:rsidR="007E078E" w:rsidRPr="007E078E" w:rsidRDefault="007E078E" w:rsidP="007E078E">
      <w:pPr>
        <w:pStyle w:val="FootnoteText"/>
      </w:pPr>
      <w:r w:rsidRPr="007E078E">
        <w:rPr>
          <w:rStyle w:val="FootnoteReference"/>
          <w:color w:val="auto"/>
        </w:rPr>
        <w:footnoteRef/>
      </w:r>
      <w:r w:rsidRPr="007E078E">
        <w:t xml:space="preserve"> Michelle A. Ravn, </w:t>
      </w:r>
      <w:r w:rsidRPr="007E078E">
        <w:rPr>
          <w:i/>
        </w:rPr>
        <w:t>Navigating Terra Incognita: Why the Digital Millennium Copyright Act Was Needed to Chart the Course of Online Service Provider Liability for Copyright Infringement</w:t>
      </w:r>
      <w:r w:rsidRPr="007E078E">
        <w:t>, 60 Ohio ST. L.J. 755, 75</w:t>
      </w:r>
      <w:r w:rsidR="002039EA">
        <w:t>8-60</w:t>
      </w:r>
      <w:r w:rsidRPr="007E078E">
        <w:t xml:space="preserve"> (1999) (explaining how the Internet’s enablement of the easy copying and transmission of copyrighted content led to questions about the liability of online service providers); Haley Bridget McCullough, </w:t>
      </w:r>
      <w:r w:rsidRPr="007E078E">
        <w:rPr>
          <w:i/>
        </w:rPr>
        <w:t>Closing the Gap between Copyright Management Information and Metadata: A Critical Analysis of Section 1202 of the Digital Millennium Copyright Act and a Proposal for Sound Recording Standards</w:t>
      </w:r>
      <w:r w:rsidRPr="007E078E">
        <w:t xml:space="preserve">, 24 U. </w:t>
      </w:r>
      <w:proofErr w:type="spellStart"/>
      <w:r w:rsidRPr="007E078E">
        <w:t>Denv</w:t>
      </w:r>
      <w:proofErr w:type="spellEnd"/>
      <w:r w:rsidRPr="007E078E">
        <w:t>. Sports &amp; Ent. L.J. 75, 88 (2021) (“It is well settled that before the DMCA was enacted in 1998, the Copyright Act of 1976 never adequately addressed advances in technology nor the exponential growth of the Internet.”).</w:t>
      </w:r>
    </w:p>
  </w:footnote>
  <w:footnote w:id="20">
    <w:p w14:paraId="3162E1A5" w14:textId="5142C2A0" w:rsidR="007E078E" w:rsidRPr="007E078E" w:rsidRDefault="007E078E" w:rsidP="007E078E">
      <w:pPr>
        <w:pStyle w:val="FootnoteText"/>
      </w:pPr>
      <w:r w:rsidRPr="007E078E">
        <w:rPr>
          <w:rStyle w:val="FootnoteReference"/>
          <w:color w:val="auto"/>
        </w:rPr>
        <w:footnoteRef/>
      </w:r>
      <w:r w:rsidRPr="007E078E">
        <w:t xml:space="preserve"> McCullough, </w:t>
      </w:r>
      <w:r w:rsidRPr="007E078E">
        <w:rPr>
          <w:i/>
        </w:rPr>
        <w:t>supra</w:t>
      </w:r>
      <w:r w:rsidRPr="007E078E">
        <w:t xml:space="preserve"> note </w:t>
      </w:r>
      <w:r w:rsidR="00956110">
        <w:fldChar w:fldCharType="begin"/>
      </w:r>
      <w:r w:rsidR="00956110">
        <w:instrText xml:space="preserve"> NOTEREF _Ref205298234 \h </w:instrText>
      </w:r>
      <w:r w:rsidR="00956110">
        <w:fldChar w:fldCharType="separate"/>
      </w:r>
      <w:r w:rsidR="00956110">
        <w:t>18</w:t>
      </w:r>
      <w:r w:rsidR="00956110">
        <w:fldChar w:fldCharType="end"/>
      </w:r>
      <w:r w:rsidRPr="007E078E">
        <w:t xml:space="preserve"> at 90.</w:t>
      </w:r>
    </w:p>
  </w:footnote>
  <w:footnote w:id="21">
    <w:p w14:paraId="397748C4" w14:textId="77777777" w:rsidR="007E078E" w:rsidRPr="007E078E" w:rsidRDefault="007E078E" w:rsidP="007E078E">
      <w:pPr>
        <w:pStyle w:val="FootnoteText"/>
      </w:pPr>
      <w:r w:rsidRPr="007E078E">
        <w:rPr>
          <w:rStyle w:val="FootnoteReference"/>
          <w:color w:val="auto"/>
        </w:rPr>
        <w:footnoteRef/>
      </w:r>
      <w:r w:rsidRPr="007E078E">
        <w:t xml:space="preserve"> S. Rep. No. 105-190, 105</w:t>
      </w:r>
      <w:r w:rsidRPr="007E078E">
        <w:rPr>
          <w:vertAlign w:val="superscript"/>
        </w:rPr>
        <w:t>th</w:t>
      </w:r>
      <w:r w:rsidRPr="007E078E">
        <w:t xml:space="preserve"> Cong. (1997-1998) at 65-66 (describing the Clinton administration’s release of a report recommending copyright protections that were later “echoed by the Digital Millenium Copyright Act”).</w:t>
      </w:r>
    </w:p>
  </w:footnote>
  <w:footnote w:id="22">
    <w:p w14:paraId="302F482B" w14:textId="77777777" w:rsidR="007E078E" w:rsidRPr="007E078E" w:rsidRDefault="007E078E" w:rsidP="007E078E">
      <w:pPr>
        <w:pStyle w:val="FootnoteText"/>
      </w:pPr>
      <w:r w:rsidRPr="007E078E">
        <w:rPr>
          <w:rStyle w:val="FootnoteReference"/>
          <w:color w:val="auto"/>
        </w:rPr>
        <w:footnoteRef/>
      </w:r>
      <w:r w:rsidRPr="007E078E">
        <w:t xml:space="preserve"> Maria Crusey, </w:t>
      </w:r>
      <w:r w:rsidRPr="007E078E">
        <w:rPr>
          <w:i/>
          <w:iCs/>
        </w:rPr>
        <w:t>Section 1202(B) and AI: Implications for Copyright Infringement Lawsuits and Considerations for Digital Creators</w:t>
      </w:r>
      <w:r w:rsidRPr="007E078E">
        <w:t>, 72 J. Copyright Soc’y 480, 485 (2025) (“Both Section 1202(a) and Section 1202(b) are rooted in the premise that removal of CMI can further copyright infringement by enabling greater access to works that are not clearly protected under copyright or associated with an author.”).</w:t>
      </w:r>
    </w:p>
  </w:footnote>
  <w:footnote w:id="23">
    <w:p w14:paraId="20F05F9B" w14:textId="77777777" w:rsidR="007E078E" w:rsidRPr="007E078E" w:rsidRDefault="007E078E" w:rsidP="007E078E">
      <w:pPr>
        <w:pStyle w:val="FootnoteText"/>
      </w:pPr>
      <w:r w:rsidRPr="007E078E">
        <w:rPr>
          <w:rStyle w:val="FootnoteReference"/>
          <w:color w:val="auto"/>
        </w:rPr>
        <w:footnoteRef/>
      </w:r>
      <w:r w:rsidRPr="007E078E">
        <w:t xml:space="preserve"> 17 U.S.C. § 1202(c).</w:t>
      </w:r>
    </w:p>
  </w:footnote>
  <w:footnote w:id="24">
    <w:p w14:paraId="409089D0" w14:textId="77777777" w:rsidR="007E078E" w:rsidRPr="007E078E" w:rsidRDefault="007E078E" w:rsidP="007E078E">
      <w:pPr>
        <w:pStyle w:val="FootnoteText"/>
      </w:pPr>
      <w:r w:rsidRPr="007E078E">
        <w:rPr>
          <w:rStyle w:val="FootnoteReference"/>
          <w:color w:val="auto"/>
          <w:vertAlign w:val="baseline"/>
        </w:rPr>
        <w:footnoteRef/>
      </w:r>
      <w:r w:rsidRPr="007E078E">
        <w:t xml:space="preserve"> Tom W. Bell, Intellectual Privilege: Copyright, Common Law, And the Common Good 30 (Mercatus Center 2014).</w:t>
      </w:r>
    </w:p>
  </w:footnote>
  <w:footnote w:id="25">
    <w:p w14:paraId="0403B580" w14:textId="69067458" w:rsidR="007E078E" w:rsidRPr="007E078E" w:rsidRDefault="007E078E" w:rsidP="007E078E">
      <w:pPr>
        <w:pStyle w:val="FootnoteText"/>
      </w:pPr>
      <w:r w:rsidRPr="007E078E">
        <w:rPr>
          <w:rStyle w:val="FootnoteReference"/>
          <w:color w:val="auto"/>
          <w:vertAlign w:val="baseline"/>
        </w:rPr>
        <w:footnoteRef/>
      </w:r>
      <w:r w:rsidRPr="007E078E">
        <w:t xml:space="preserve"> McCullough, supra note </w:t>
      </w:r>
      <w:r w:rsidRPr="007E078E">
        <w:fldChar w:fldCharType="begin"/>
      </w:r>
      <w:r w:rsidRPr="007E078E">
        <w:instrText xml:space="preserve"> NOTEREF _Ref205298234 \h  \* MERGEFORMAT </w:instrText>
      </w:r>
      <w:r w:rsidRPr="007E078E">
        <w:fldChar w:fldCharType="separate"/>
      </w:r>
      <w:r w:rsidRPr="007E078E">
        <w:t>18</w:t>
      </w:r>
      <w:r w:rsidRPr="007E078E">
        <w:fldChar w:fldCharType="end"/>
      </w:r>
      <w:r w:rsidRPr="007E078E">
        <w:t xml:space="preserve"> at 94 (“[W]hat may seem like an obvious case of copyright infringement may not necessarily be a violation of section 1202.”).</w:t>
      </w:r>
    </w:p>
  </w:footnote>
  <w:footnote w:id="26">
    <w:p w14:paraId="1D56A72D" w14:textId="77777777" w:rsidR="007E078E" w:rsidRPr="007E078E" w:rsidRDefault="007E078E" w:rsidP="007E078E">
      <w:pPr>
        <w:pStyle w:val="FootnoteText"/>
      </w:pPr>
      <w:r w:rsidRPr="007E078E">
        <w:rPr>
          <w:rStyle w:val="FootnoteReference"/>
          <w:color w:val="auto"/>
          <w:vertAlign w:val="baseline"/>
        </w:rPr>
        <w:footnoteRef/>
      </w:r>
      <w:r w:rsidRPr="007E078E">
        <w:t xml:space="preserve"> 4 Melville B. Nimmer &amp; David Nimmer, Nimmer on Copyright § 12A.10 (Matthew Bender rev. ed. 2019) [hereinafter Nimmer on Copyright] (“Admittedly, an unauthorized film may infringe the copyright in the novel on which it is based, but crediting the film to someone other than the novelist does not seem to rise to the level of false copyright management information.”).</w:t>
      </w:r>
    </w:p>
  </w:footnote>
  <w:footnote w:id="27">
    <w:p w14:paraId="20581B41" w14:textId="77777777" w:rsidR="007E078E" w:rsidRPr="007E078E" w:rsidRDefault="007E078E" w:rsidP="007E078E">
      <w:pPr>
        <w:pStyle w:val="FootnoteText"/>
      </w:pPr>
      <w:r w:rsidRPr="007E078E">
        <w:rPr>
          <w:rStyle w:val="FootnoteReference"/>
          <w:color w:val="auto"/>
          <w:vertAlign w:val="baseline"/>
        </w:rPr>
        <w:footnoteRef/>
      </w:r>
      <w:r w:rsidRPr="007E078E">
        <w:t xml:space="preserve"> Peter Henderson et al., Foundation Models and Fair Use, 24 Journal of Machine Learning Research 21 (2023) (“Even if model creators rely on data under open-source licenses, there may be other issues that arise from removing licensing information. DMCA </w:t>
      </w:r>
      <w:r w:rsidRPr="007E078E">
        <w:rPr>
          <w:rFonts w:hint="eastAsia"/>
        </w:rPr>
        <w:t>§</w:t>
      </w:r>
      <w:r w:rsidRPr="007E078E">
        <w:t>1202 creates liability if someone intentionally removes copyright management information (CMI) or knowingly distributes content with the CMI removed.</w:t>
      </w:r>
      <w:r w:rsidRPr="007E078E">
        <w:rPr>
          <w:rFonts w:hint="eastAsia"/>
        </w:rPr>
        <w:t>”</w:t>
      </w:r>
      <w:r w:rsidRPr="007E078E">
        <w:t>).</w:t>
      </w:r>
    </w:p>
  </w:footnote>
  <w:footnote w:id="28">
    <w:p w14:paraId="6F1A3F0A" w14:textId="77777777" w:rsidR="007E078E" w:rsidRPr="007E078E" w:rsidRDefault="007E078E" w:rsidP="007E078E">
      <w:pPr>
        <w:pStyle w:val="FootnoteText"/>
      </w:pPr>
      <w:r w:rsidRPr="007E078E">
        <w:rPr>
          <w:rStyle w:val="FootnoteReference"/>
          <w:color w:val="auto"/>
          <w:vertAlign w:val="baseline"/>
        </w:rPr>
        <w:footnoteRef/>
      </w:r>
      <w:r w:rsidRPr="007E078E">
        <w:t xml:space="preserve"> Megan Keenan, Copyright Management Information (CMI) as a Tool to Protect Indigenous Cultural Works, 12 </w:t>
      </w:r>
      <w:proofErr w:type="spellStart"/>
      <w:r w:rsidRPr="007E078E">
        <w:t>Nyu</w:t>
      </w:r>
      <w:proofErr w:type="spellEnd"/>
      <w:r w:rsidRPr="007E078E">
        <w:t xml:space="preserve"> J. Intell. Prop. &amp; Ent. L. 413, 421 (2023) (referring to the statute’s “broad definition of CMI”).</w:t>
      </w:r>
    </w:p>
  </w:footnote>
  <w:footnote w:id="29">
    <w:p w14:paraId="5CF145D6" w14:textId="1A0A8913" w:rsidR="007E078E" w:rsidRPr="007E078E" w:rsidRDefault="007E078E" w:rsidP="007E078E">
      <w:pPr>
        <w:pStyle w:val="FootnoteText"/>
      </w:pPr>
      <w:r w:rsidRPr="007E078E">
        <w:rPr>
          <w:rStyle w:val="FootnoteReference"/>
          <w:color w:val="auto"/>
          <w:vertAlign w:val="baseline"/>
        </w:rPr>
        <w:footnoteRef/>
      </w:r>
      <w:r w:rsidRPr="007E078E">
        <w:t xml:space="preserve"> Nimmer on Copyright, supra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12A.10 (discussing the confusion created by § 1202’s unanswered questions).</w:t>
      </w:r>
    </w:p>
  </w:footnote>
  <w:footnote w:id="30">
    <w:p w14:paraId="2F110F77" w14:textId="77777777" w:rsidR="007E078E" w:rsidRPr="007E078E" w:rsidRDefault="007E078E" w:rsidP="007E078E">
      <w:pPr>
        <w:pStyle w:val="FootnoteText"/>
      </w:pPr>
      <w:r w:rsidRPr="007E078E">
        <w:rPr>
          <w:rStyle w:val="FootnoteReference"/>
          <w:color w:val="auto"/>
          <w:vertAlign w:val="baseline"/>
        </w:rPr>
        <w:footnoteRef/>
      </w:r>
      <w:r w:rsidRPr="007E078E">
        <w:t xml:space="preserve"> Kadrey v. Meta Platforms, Inc., WL 1786418, at *1 (N.D. Cal. June 27, 2025) (holding that fair use precludes the finding of a § 1202 violation); Murphy v. Millenium Radio Grp. LLC, 2015 WL 419884, at *5 (D.N.J. Jan. 30, 2015) (finding that fair use does not preclude the finding of a § 1202 violation); Karen A. Chesley, Calculating Damages under the Digital Millenium Copyright Act: How Far Should Courts Go When Multiplying Statutory Awards, 57 J. Copyright Soc’y U.S.A. 17 (2010) (describing one court’s anomalous finding that “damages should be aggregated based on each view” of a violating video, “[ignoring] the fact that such an analysis contravenes the requirement of a deliberate, voluntary ‘act.’”); </w:t>
      </w:r>
      <w:proofErr w:type="spellStart"/>
      <w:r w:rsidRPr="007E078E">
        <w:t>Susuk</w:t>
      </w:r>
      <w:proofErr w:type="spellEnd"/>
      <w:r w:rsidRPr="007E078E">
        <w:t xml:space="preserve"> Lim, A Survey of the DMCA’s Copyright Management Information Protections: The DMCA’s CMI Landscape after All Headline News and McClatchey, 6 Wash. J. L. Tech. &amp; Arts 297, 306 (Spring 2011) (“[T]he few courts that have interpreted § 1203’s meaning of ‘violation’ have generally counted each individual impression.”).</w:t>
      </w:r>
    </w:p>
  </w:footnote>
  <w:footnote w:id="31">
    <w:p w14:paraId="3C8B1136" w14:textId="66B145D7" w:rsidR="007E078E" w:rsidRPr="007E078E" w:rsidRDefault="007E078E" w:rsidP="007E078E">
      <w:pPr>
        <w:pStyle w:val="FootnoteText"/>
      </w:pPr>
      <w:r w:rsidRPr="007E078E">
        <w:rPr>
          <w:rStyle w:val="FootnoteReference"/>
          <w:color w:val="auto"/>
        </w:rPr>
        <w:footnoteRef/>
      </w:r>
      <w:r w:rsidRPr="007E078E">
        <w:t xml:space="preserve"> </w:t>
      </w:r>
      <w:r w:rsidRPr="007E078E">
        <w:rPr>
          <w:i/>
          <w:iCs/>
        </w:rPr>
        <w:t xml:space="preserve">See </w:t>
      </w:r>
      <w:r w:rsidRPr="007E078E">
        <w:t xml:space="preserve">Daniel Rodríguez Maffioli, Copyright in Generative AI Training: Balancing Fair Use through Standardization and Transparency 4 (Aug. 21, 2023) (unpublished manuscript) (on file with SSRN), https://ssrn.com/abstract=4579322 [https://perma.cc/S84F-PKKV] (referring to the </w:t>
      </w:r>
      <w:r w:rsidRPr="007E078E">
        <w:rPr>
          <w:rFonts w:hint="eastAsia"/>
        </w:rPr>
        <w:t>“</w:t>
      </w:r>
      <w:r w:rsidRPr="007E078E">
        <w:t>copious amounts of copyrighted data gathered for training [AI] models</w:t>
      </w:r>
      <w:r w:rsidRPr="007E078E">
        <w:rPr>
          <w:rFonts w:hint="eastAsia"/>
        </w:rPr>
        <w:t>”</w:t>
      </w:r>
      <w:r w:rsidRPr="007E078E">
        <w:t xml:space="preserve">); </w:t>
      </w:r>
      <w:r w:rsidRPr="007E078E">
        <w:rPr>
          <w:i/>
          <w:iCs/>
        </w:rPr>
        <w:t xml:space="preserve">see </w:t>
      </w:r>
      <w:r w:rsidRPr="007E078E">
        <w:t xml:space="preserve">Mark A. Lemley &amp; Bryan Casey, </w:t>
      </w:r>
      <w:r w:rsidRPr="007E078E">
        <w:rPr>
          <w:i/>
          <w:iCs/>
        </w:rPr>
        <w:t>Fair Learning</w:t>
      </w:r>
      <w:r w:rsidRPr="007E078E">
        <w:t>, 99 TEX. L. REV. 743, 745 (</w:t>
      </w:r>
      <w:r w:rsidR="00956110">
        <w:t>“</w:t>
      </w:r>
      <w:r w:rsidRPr="007E078E">
        <w:t>Creating a training set of millions of examples almost always requires, first, copying many more millions of images, videos, audio, or text-based works. Those works are almost all copyrighted</w:t>
      </w:r>
      <w:r w:rsidR="00956110">
        <w:t>”</w:t>
      </w:r>
      <w:r w:rsidR="00956110" w:rsidRPr="007E078E">
        <w:t xml:space="preserve"> </w:t>
      </w:r>
      <w:r w:rsidRPr="007E078E">
        <w:t>(citation omitted)).</w:t>
      </w:r>
      <w:r w:rsidRPr="007E078E">
        <w:rPr>
          <w:sz w:val="16"/>
          <w:szCs w:val="16"/>
        </w:rPr>
        <w:t xml:space="preserve"> </w:t>
      </w:r>
    </w:p>
  </w:footnote>
  <w:footnote w:id="32">
    <w:p w14:paraId="70C4859B" w14:textId="6453C7B2" w:rsidR="007E078E" w:rsidRPr="007E078E" w:rsidRDefault="007E078E" w:rsidP="007E078E">
      <w:pPr>
        <w:pStyle w:val="FootnoteText"/>
      </w:pPr>
      <w:r w:rsidRPr="007E078E">
        <w:rPr>
          <w:rStyle w:val="FootnoteReference"/>
          <w:color w:val="auto"/>
        </w:rPr>
        <w:footnoteRef/>
      </w:r>
      <w:r w:rsidRPr="007E078E">
        <w:t xml:space="preserve"> Crusey, </w:t>
      </w:r>
      <w:r w:rsidRPr="007E078E">
        <w:rPr>
          <w:i/>
          <w:iCs/>
        </w:rPr>
        <w:t xml:space="preserve">supra </w:t>
      </w:r>
      <w:r w:rsidRPr="007E078E">
        <w:t xml:space="preserve">note </w:t>
      </w:r>
      <w:r w:rsidRPr="007E078E">
        <w:fldChar w:fldCharType="begin"/>
      </w:r>
      <w:r w:rsidRPr="007E078E">
        <w:instrText xml:space="preserve"> NOTEREF _Ref205299173 \h  \* MERGEFORMAT </w:instrText>
      </w:r>
      <w:r w:rsidRPr="007E078E">
        <w:fldChar w:fldCharType="separate"/>
      </w:r>
      <w:r w:rsidRPr="007E078E">
        <w:t>21</w:t>
      </w:r>
      <w:r w:rsidRPr="007E078E">
        <w:fldChar w:fldCharType="end"/>
      </w:r>
      <w:r w:rsidRPr="007E078E">
        <w:t xml:space="preserve"> at 483 (“Removal of CMI and other forms of identifying information is necessary for the effective creation and development of generative AI systems.”); </w:t>
      </w:r>
      <w:proofErr w:type="spellStart"/>
      <w:r w:rsidRPr="007E078E">
        <w:t>Dongyang</w:t>
      </w:r>
      <w:proofErr w:type="spellEnd"/>
      <w:r w:rsidRPr="007E078E">
        <w:t xml:space="preserve"> Fan, et al., </w:t>
      </w:r>
      <w:r w:rsidRPr="007E078E">
        <w:rPr>
          <w:i/>
          <w:iCs/>
        </w:rPr>
        <w:t>URLs Help, Topics Guide: Understanding Metadata Utility in LLM Training</w:t>
      </w:r>
      <w:r w:rsidR="00814C12">
        <w:t xml:space="preserve"> 1</w:t>
      </w:r>
      <w:r w:rsidRPr="007E078E">
        <w:t xml:space="preserve">, https://arxiv.org/html/2505.16570v1 (“Conventional LLM pretraining is typically context-free . . . . Meta information, such as document source, author identity, timestamps, or topic tags—although potentially valuable—are systematically discarded during preprocessing.”); Bruce E. Boyden, </w:t>
      </w:r>
      <w:r w:rsidRPr="007E078E">
        <w:rPr>
          <w:i/>
        </w:rPr>
        <w:t>Generative AI and IP Under US Law</w:t>
      </w:r>
      <w:r w:rsidRPr="007E078E">
        <w:t xml:space="preserve"> 14 (Marquette L. Sch. Legal Stud. Paper No. 24-09) (“But training an AI model by its nature scrambles the plaintiff’s works into a disparate set of associated data points . . . . Obviously the training process for a generative AI model is not intended to preserve a work in its entirety, including any CMI contained in the work itself or a file’s metadata.”); Pamela Samuelson et al., </w:t>
      </w:r>
      <w:r w:rsidRPr="007E078E">
        <w:rPr>
          <w:i/>
        </w:rPr>
        <w:t>Comments in Response to the Copyright Office’s Notice of Inquiry on Artificial Intelligence and Copyright</w:t>
      </w:r>
      <w:r w:rsidRPr="007E078E">
        <w:t xml:space="preserve"> 8 (“The generative AI training process extracts information from millions or billions of works and, in the process, disassembles or tokenizes their elements to construct a very different representation in the models.”).</w:t>
      </w:r>
    </w:p>
    <w:p w14:paraId="30831372" w14:textId="3E681C94" w:rsidR="007E078E" w:rsidRPr="007E078E" w:rsidRDefault="007E078E" w:rsidP="007E078E">
      <w:pPr>
        <w:pStyle w:val="FootnoteText"/>
      </w:pPr>
      <w:r w:rsidRPr="007E078E">
        <w:t xml:space="preserve">Certainly—where CMI is contained in the works themselves—this scrambling, disassembling, and extraction does not mean LLMs are guaranteed not to output CMI any more than they can be guaranteed not to output the original work. But so long as the developer is operating in good faith, the function of an LLM is to learn from its training data, not to copy it. An instance of outputted CMI does not represent attached, associated information but the LLM’s guess of what text tends to appear in the given context. </w:t>
      </w:r>
      <w:r w:rsidRPr="007E078E">
        <w:rPr>
          <w:i/>
          <w:iCs/>
        </w:rPr>
        <w:t>See</w:t>
      </w:r>
      <w:r w:rsidRPr="007E078E">
        <w:rPr>
          <w:i/>
        </w:rPr>
        <w:t>, e.g.</w:t>
      </w:r>
      <w:r w:rsidRPr="007E078E">
        <w:t xml:space="preserve">, Albert Ziegler, </w:t>
      </w:r>
      <w:r w:rsidRPr="007E078E">
        <w:rPr>
          <w:i/>
        </w:rPr>
        <w:t>GitHub Copilot research recitation</w:t>
      </w:r>
      <w:r w:rsidRPr="007E078E">
        <w:t>, GitHub (Aug. 16, 2022), https://github.blog/ai-and-ml/github-copilot/github-copilot-research-recitation/ (“In one instance, GitHub Copilot suggested starting an empty file with something it had even seen more than a whopping 700,000 different times during training–that was the GNU General Public License.”)</w:t>
      </w:r>
      <w:r w:rsidRPr="007E078E">
        <w:rPr>
          <w:i/>
        </w:rPr>
        <w:t>.</w:t>
      </w:r>
    </w:p>
    <w:p w14:paraId="6D7B8324" w14:textId="02DB9ECF" w:rsidR="007E078E" w:rsidRPr="007E078E" w:rsidRDefault="007E078E" w:rsidP="007E078E">
      <w:pPr>
        <w:pStyle w:val="FootnoteText"/>
      </w:pPr>
      <w:r w:rsidRPr="007E078E">
        <w:t xml:space="preserve">Additionally, where CMI is held as file metadata, an LLM could attempt to show users the CMI for the works which contributed to the output. But outputs generally incorporate data associations garnered from hundreds of thousands of works, and attributing outputs to specific sections of training data remains a challenging problem. Zeynep Ülkü Kahveci, </w:t>
      </w:r>
      <w:r w:rsidRPr="007E078E">
        <w:rPr>
          <w:i/>
        </w:rPr>
        <w:t>Attribution problem of generative AI: a view from US copyright law</w:t>
      </w:r>
      <w:r w:rsidRPr="007E078E">
        <w:t xml:space="preserve">, 18 </w:t>
      </w:r>
      <w:r w:rsidRPr="007E078E">
        <w:rPr>
          <w:highlight w:val="white"/>
        </w:rPr>
        <w:t>J. Intell. Prop. L. &amp; Practice</w:t>
      </w:r>
      <w:r w:rsidRPr="007E078E">
        <w:rPr>
          <w:i/>
        </w:rPr>
        <w:t xml:space="preserve"> </w:t>
      </w:r>
      <w:r w:rsidRPr="007E078E">
        <w:t>796</w:t>
      </w:r>
      <w:r w:rsidRPr="007E078E">
        <w:rPr>
          <w:i/>
        </w:rPr>
        <w:t>,</w:t>
      </w:r>
      <w:r w:rsidRPr="007E078E">
        <w:t xml:space="preserve"> 798-99 (2023) (“Giving attribution to works that are used to create a certain output requires additional extensive work by the AI systems as it is not easy to determine which specific works are used for a specific output.”); </w:t>
      </w:r>
      <w:r w:rsidRPr="007E078E">
        <w:rPr>
          <w:i/>
          <w:iCs/>
        </w:rPr>
        <w:t xml:space="preserve">see also </w:t>
      </w:r>
      <w:r w:rsidRPr="007E078E">
        <w:rPr>
          <w:iCs/>
        </w:rPr>
        <w:t xml:space="preserve">Peter Henderson, et al., </w:t>
      </w:r>
      <w:r w:rsidRPr="007E078E">
        <w:rPr>
          <w:i/>
          <w:iCs/>
        </w:rPr>
        <w:t>Foundation Models and Fair Use</w:t>
      </w:r>
      <w:r w:rsidRPr="007E078E">
        <w:t xml:space="preserve">, </w:t>
      </w:r>
      <w:r w:rsidRPr="007E078E">
        <w:rPr>
          <w:i/>
        </w:rPr>
        <w:t xml:space="preserve"> </w:t>
      </w:r>
      <w:r w:rsidRPr="007E078E">
        <w:rPr>
          <w:iCs/>
        </w:rPr>
        <w:t>24 Journal of Machine Learning Research (2023), at *19 (“[F]</w:t>
      </w:r>
      <w:proofErr w:type="spellStart"/>
      <w:r w:rsidRPr="007E078E">
        <w:rPr>
          <w:iCs/>
        </w:rPr>
        <w:t>oundation</w:t>
      </w:r>
      <w:proofErr w:type="spellEnd"/>
      <w:r w:rsidRPr="007E078E">
        <w:rPr>
          <w:iCs/>
        </w:rPr>
        <w:t xml:space="preserve"> models rarely, if ever, provide proper attribution </w:t>
      </w:r>
      <w:r w:rsidRPr="007E078E">
        <w:t xml:space="preserve"> . . . . [I]</w:t>
      </w:r>
      <w:proofErr w:type="spellStart"/>
      <w:r w:rsidRPr="007E078E">
        <w:t>ndeed</w:t>
      </w:r>
      <w:proofErr w:type="spellEnd"/>
      <w:r w:rsidRPr="007E078E">
        <w:t>, in many cases, it can be difficult to determine which training examples actually contributed to a given generation.”).</w:t>
      </w:r>
    </w:p>
    <w:p w14:paraId="0987409B" w14:textId="7B34220E" w:rsidR="007E078E" w:rsidRPr="007E078E" w:rsidRDefault="007E078E" w:rsidP="007E078E">
      <w:pPr>
        <w:pStyle w:val="FootnoteText"/>
      </w:pPr>
      <w:r w:rsidRPr="007E078E">
        <w:t xml:space="preserve">Some courts have suggested that because LLMs sometimes output copies of works with the appropriate CMI, those LLMs do not systematically remove CMI. </w:t>
      </w:r>
      <w:r w:rsidRPr="007E078E">
        <w:rPr>
          <w:i/>
          <w:iCs/>
        </w:rPr>
        <w:t>See</w:t>
      </w:r>
      <w:r w:rsidRPr="007E078E">
        <w:t xml:space="preserve"> Concord Music Grp., Inc. v. Anthropic PBC, No. 24-CV-03811-EKL, 2025 WL 1487988, at *7 (N.D. Cal. Mar. 26, 2025) (“The Court notes that Publishers have alleged that some outputs do include attribution for lyrics. . . . These allegations arguably undermine Publishers’ theory that Anthropic intentionally removes CMI by design, because they suggest that CMI was not removed across the board – intentionally or otherwise – during Claude’s training process.”). First, this argument only addresses potential CMI removal during output, not training. LLM training involves the scrambling, disassembling, and extraction of all parts of the training data. </w:t>
      </w:r>
      <w:r w:rsidRPr="007E078E">
        <w:rPr>
          <w:i/>
          <w:iCs/>
        </w:rPr>
        <w:t xml:space="preserve">See </w:t>
      </w:r>
      <w:r w:rsidRPr="007E078E">
        <w:t>Crusey</w:t>
      </w:r>
      <w:r w:rsidR="00814C12">
        <w:t xml:space="preserve"> </w:t>
      </w:r>
      <w:r w:rsidR="00814C12" w:rsidRPr="007E078E">
        <w:rPr>
          <w:i/>
          <w:iCs/>
        </w:rPr>
        <w:t>supra</w:t>
      </w:r>
      <w:r w:rsidR="00814C12">
        <w:rPr>
          <w:i/>
          <w:iCs/>
        </w:rPr>
        <w:t xml:space="preserve"> </w:t>
      </w:r>
      <w:r w:rsidR="00814C12">
        <w:t xml:space="preserve">note </w:t>
      </w:r>
      <w:r w:rsidR="00814C12">
        <w:fldChar w:fldCharType="begin"/>
      </w:r>
      <w:r w:rsidR="00814C12">
        <w:instrText xml:space="preserve"> NOTEREF _Ref205299173 \h </w:instrText>
      </w:r>
      <w:r w:rsidR="00814C12">
        <w:fldChar w:fldCharType="separate"/>
      </w:r>
      <w:r w:rsidR="00814C12">
        <w:t>21</w:t>
      </w:r>
      <w:r w:rsidR="00814C12">
        <w:fldChar w:fldCharType="end"/>
      </w:r>
      <w:r w:rsidR="00814C12">
        <w:t xml:space="preserve"> at 483</w:t>
      </w:r>
      <w:r w:rsidRPr="007E078E">
        <w:t>; Boyden</w:t>
      </w:r>
      <w:r w:rsidR="00814C12">
        <w:t xml:space="preserve"> </w:t>
      </w:r>
      <w:r w:rsidR="00814C12" w:rsidRPr="007E078E">
        <w:rPr>
          <w:i/>
          <w:iCs/>
        </w:rPr>
        <w:t>supra</w:t>
      </w:r>
      <w:r w:rsidR="00814C12">
        <w:rPr>
          <w:i/>
          <w:iCs/>
        </w:rPr>
        <w:t xml:space="preserve"> </w:t>
      </w:r>
      <w:r w:rsidR="00814C12">
        <w:t>note</w:t>
      </w:r>
      <w:r w:rsidR="00965B08">
        <w:t xml:space="preserve"> </w:t>
      </w:r>
      <w:r w:rsidR="00965B08">
        <w:fldChar w:fldCharType="begin"/>
      </w:r>
      <w:r w:rsidR="00965B08">
        <w:instrText xml:space="preserve"> NOTEREF _Ref205989341 \h </w:instrText>
      </w:r>
      <w:r w:rsidR="00965B08">
        <w:fldChar w:fldCharType="separate"/>
      </w:r>
      <w:r w:rsidR="00965B08">
        <w:t>31</w:t>
      </w:r>
      <w:r w:rsidR="00965B08">
        <w:fldChar w:fldCharType="end"/>
      </w:r>
      <w:r w:rsidR="00965B08">
        <w:t xml:space="preserve"> at 14</w:t>
      </w:r>
      <w:r w:rsidRPr="007E078E">
        <w:t>; Samuelson</w:t>
      </w:r>
      <w:r w:rsidR="00814C12" w:rsidRPr="00814C12">
        <w:rPr>
          <w:i/>
          <w:iCs/>
        </w:rPr>
        <w:t xml:space="preserve"> </w:t>
      </w:r>
      <w:r w:rsidR="00814C12" w:rsidRPr="007E078E">
        <w:rPr>
          <w:i/>
          <w:iCs/>
        </w:rPr>
        <w:t>supra</w:t>
      </w:r>
      <w:r w:rsidR="00814C12">
        <w:rPr>
          <w:i/>
          <w:iCs/>
        </w:rPr>
        <w:t xml:space="preserve"> </w:t>
      </w:r>
      <w:r w:rsidR="00814C12">
        <w:t>note</w:t>
      </w:r>
      <w:r w:rsidR="00965B08">
        <w:t xml:space="preserve"> </w:t>
      </w:r>
      <w:r w:rsidR="00965B08">
        <w:fldChar w:fldCharType="begin"/>
      </w:r>
      <w:r w:rsidR="00965B08">
        <w:instrText xml:space="preserve"> NOTEREF _Ref205989341 \h </w:instrText>
      </w:r>
      <w:r w:rsidR="00965B08">
        <w:fldChar w:fldCharType="separate"/>
      </w:r>
      <w:r w:rsidR="00965B08">
        <w:t>31</w:t>
      </w:r>
      <w:r w:rsidR="00965B08">
        <w:fldChar w:fldCharType="end"/>
      </w:r>
      <w:r w:rsidR="00965B08">
        <w:t xml:space="preserve"> at 8</w:t>
      </w:r>
      <w:r w:rsidRPr="007E078E">
        <w:t xml:space="preserve">. If LLMs can violate § 1202 by removing CMI during training, then the CMI referenced in </w:t>
      </w:r>
      <w:r w:rsidRPr="007E078E">
        <w:rPr>
          <w:i/>
          <w:iCs/>
        </w:rPr>
        <w:t>Concord</w:t>
      </w:r>
      <w:r w:rsidRPr="007E078E">
        <w:t xml:space="preserve"> was systematically removed in this scrambling and only later put back together. Second, outputting even correct CMI constitutes effective removal because a user has no way of knowing whether the CMI is correct without guessing that the output is a copy and locating the original—putting the user in the same position they would be in absent the CMI output and making § 1202 powerless to aid traditional copyright.</w:t>
      </w:r>
    </w:p>
  </w:footnote>
  <w:footnote w:id="33">
    <w:p w14:paraId="24C63368" w14:textId="45B49B85" w:rsidR="007E078E" w:rsidRPr="007E078E" w:rsidRDefault="007E078E" w:rsidP="007E078E">
      <w:pPr>
        <w:pStyle w:val="FootnoteText"/>
      </w:pPr>
      <w:r w:rsidRPr="007E078E">
        <w:rPr>
          <w:rStyle w:val="FootnoteReference"/>
          <w:color w:val="auto"/>
        </w:rPr>
        <w:footnoteRef/>
      </w:r>
      <w:r w:rsidRPr="007E078E">
        <w:t xml:space="preserve"> </w:t>
      </w:r>
      <w:r w:rsidR="00965B08" w:rsidRPr="007E078E">
        <w:t>Samuelson</w:t>
      </w:r>
      <w:r w:rsidR="00965B08" w:rsidRPr="00814C12">
        <w:rPr>
          <w:i/>
          <w:iCs/>
        </w:rPr>
        <w:t xml:space="preserve"> </w:t>
      </w:r>
      <w:r w:rsidR="00965B08" w:rsidRPr="007E078E">
        <w:rPr>
          <w:i/>
          <w:iCs/>
        </w:rPr>
        <w:t>supra</w:t>
      </w:r>
      <w:r w:rsidR="00965B08">
        <w:rPr>
          <w:i/>
          <w:iCs/>
        </w:rPr>
        <w:t xml:space="preserve"> </w:t>
      </w:r>
      <w:r w:rsidR="00965B08">
        <w:t xml:space="preserve">note </w:t>
      </w:r>
      <w:r w:rsidR="00965B08">
        <w:fldChar w:fldCharType="begin"/>
      </w:r>
      <w:r w:rsidR="00965B08">
        <w:instrText xml:space="preserve"> NOTEREF _Ref205989341 \h </w:instrText>
      </w:r>
      <w:r w:rsidR="00965B08">
        <w:fldChar w:fldCharType="separate"/>
      </w:r>
      <w:r w:rsidR="00965B08">
        <w:t>31</w:t>
      </w:r>
      <w:r w:rsidR="00965B08">
        <w:fldChar w:fldCharType="end"/>
      </w:r>
      <w:r w:rsidR="00965B08">
        <w:t xml:space="preserve"> at 8</w:t>
      </w:r>
    </w:p>
  </w:footnote>
  <w:footnote w:id="34">
    <w:p w14:paraId="62AEDFFD" w14:textId="151BF229" w:rsidR="007E078E" w:rsidRPr="007E078E" w:rsidRDefault="007E078E" w:rsidP="007E078E">
      <w:pPr>
        <w:pStyle w:val="FootnoteText"/>
        <w:rPr>
          <w:iCs/>
        </w:rPr>
      </w:pPr>
      <w:r w:rsidRPr="007E078E">
        <w:rPr>
          <w:rStyle w:val="FootnoteReference"/>
          <w:color w:val="auto"/>
        </w:rPr>
        <w:footnoteRef/>
      </w:r>
      <w:r w:rsidRPr="007E078E">
        <w:t xml:space="preserve"> </w:t>
      </w:r>
      <w:r w:rsidRPr="007E078E">
        <w:rPr>
          <w:i/>
          <w:iCs/>
        </w:rPr>
        <w:t>Kadrey v. Meta Platforms, Inc.</w:t>
      </w:r>
      <w:r w:rsidRPr="007E078E">
        <w:t>, WL 1752484, at *</w:t>
      </w:r>
      <w:r w:rsidR="00965B08">
        <w:t>3</w:t>
      </w:r>
      <w:r w:rsidRPr="007E078E">
        <w:t xml:space="preserve"> (N.D. Cal. June 25, 2025)</w:t>
      </w:r>
      <w:r w:rsidRPr="007E078E">
        <w:rPr>
          <w:i/>
          <w:iCs/>
        </w:rPr>
        <w:t xml:space="preserve"> </w:t>
      </w:r>
      <w:r w:rsidRPr="007E078E">
        <w:t xml:space="preserve">(finding that Meta’s training of an LLM using downloaded books from “shadow libraries” is a </w:t>
      </w:r>
      <w:proofErr w:type="gramStart"/>
      <w:r w:rsidRPr="007E078E">
        <w:t>fair</w:t>
      </w:r>
      <w:proofErr w:type="gramEnd"/>
      <w:r w:rsidRPr="007E078E">
        <w:t xml:space="preserve"> </w:t>
      </w:r>
      <w:proofErr w:type="gramStart"/>
      <w:r w:rsidRPr="007E078E">
        <w:t>use, but</w:t>
      </w:r>
      <w:proofErr w:type="gramEnd"/>
      <w:r w:rsidRPr="007E078E">
        <w:t xml:space="preserve"> emphasizing that “this ruling does not stand for the proposition that Meta’s use of copyrighted materials to train its language models is lawful. It stands only for the proposition that these plaintiffs made the wrong arguments and failed to develop a record in support of the right one.”); </w:t>
      </w:r>
      <w:r w:rsidRPr="007E078E">
        <w:rPr>
          <w:i/>
          <w:iCs/>
        </w:rPr>
        <w:t>Bartz v. Anthropic PBC</w:t>
      </w:r>
      <w:r w:rsidRPr="007E078E">
        <w:t>, WL 1741691, at *9 (N.D. Cal. June 23, 2025)</w:t>
      </w:r>
      <w:r w:rsidRPr="007E078E">
        <w:rPr>
          <w:i/>
          <w:iCs/>
        </w:rPr>
        <w:t xml:space="preserve"> </w:t>
      </w:r>
      <w:r w:rsidRPr="007E078E">
        <w:t xml:space="preserve">(finding that Anthropic’s copying of copyrighted books to train LLMs is fair use). Note that neither of these cases addresses the possibility of an LLM outputting copies of a copyrighted work used in training. </w:t>
      </w:r>
    </w:p>
  </w:footnote>
  <w:footnote w:id="35">
    <w:p w14:paraId="69D3EA7D" w14:textId="75BE6CE3" w:rsidR="007E078E" w:rsidRPr="007E078E" w:rsidRDefault="007E078E" w:rsidP="007E078E">
      <w:pPr>
        <w:pStyle w:val="FootnoteText"/>
      </w:pPr>
      <w:r w:rsidRPr="007E078E">
        <w:rPr>
          <w:rStyle w:val="FootnoteReference"/>
          <w:color w:val="auto"/>
        </w:rPr>
        <w:footnoteRef/>
      </w:r>
      <w:r w:rsidRPr="007E078E">
        <w:t xml:space="preserve"> </w:t>
      </w:r>
      <w:r w:rsidRPr="007E078E">
        <w:rPr>
          <w:i/>
          <w:iCs/>
        </w:rPr>
        <w:t xml:space="preserve">See </w:t>
      </w:r>
      <w:proofErr w:type="gramStart"/>
      <w:r w:rsidRPr="007E078E">
        <w:rPr>
          <w:i/>
          <w:iCs/>
        </w:rPr>
        <w:t xml:space="preserve">infra </w:t>
      </w:r>
      <w:r w:rsidRPr="007E078E">
        <w:t>Part</w:t>
      </w:r>
      <w:proofErr w:type="gramEnd"/>
      <w:r w:rsidRPr="007E078E">
        <w:t xml:space="preserve"> </w:t>
      </w:r>
      <w:r w:rsidR="00956110">
        <w:fldChar w:fldCharType="begin"/>
      </w:r>
      <w:r w:rsidR="00956110">
        <w:instrText xml:space="preserve"> REF _Ref209563265 \r \h </w:instrText>
      </w:r>
      <w:r w:rsidR="00956110">
        <w:fldChar w:fldCharType="separate"/>
      </w:r>
      <w:r w:rsidR="00956110">
        <w:t>II.B</w:t>
      </w:r>
      <w:r w:rsidR="00956110">
        <w:fldChar w:fldCharType="end"/>
      </w:r>
      <w:r w:rsidR="00956110">
        <w:t xml:space="preserve"> </w:t>
      </w:r>
      <w:r w:rsidRPr="007E078E">
        <w:t xml:space="preserve">and Part </w:t>
      </w:r>
      <w:r w:rsidR="00956110">
        <w:fldChar w:fldCharType="begin"/>
      </w:r>
      <w:r w:rsidR="00956110">
        <w:instrText xml:space="preserve"> REF _Ref209563285 \r \h </w:instrText>
      </w:r>
      <w:r w:rsidR="00956110">
        <w:fldChar w:fldCharType="separate"/>
      </w:r>
      <w:r w:rsidR="00956110">
        <w:t>II.C</w:t>
      </w:r>
      <w:r w:rsidR="00956110">
        <w:fldChar w:fldCharType="end"/>
      </w:r>
      <w:r w:rsidRPr="007E078E">
        <w:t xml:space="preserve">. </w:t>
      </w:r>
    </w:p>
  </w:footnote>
  <w:footnote w:id="36">
    <w:p w14:paraId="01D7A7BD" w14:textId="76E3ED96" w:rsidR="007E078E" w:rsidRPr="007E078E" w:rsidRDefault="007E078E" w:rsidP="007E078E">
      <w:pPr>
        <w:pStyle w:val="FootnoteText"/>
      </w:pPr>
      <w:r w:rsidRPr="007E078E">
        <w:rPr>
          <w:rStyle w:val="FootnoteReference"/>
          <w:color w:val="auto"/>
        </w:rPr>
        <w:footnoteRef/>
      </w:r>
      <w:r w:rsidRPr="007E078E">
        <w:t xml:space="preserve"> </w:t>
      </w:r>
      <w:r w:rsidRPr="007E078E">
        <w:rPr>
          <w:i/>
          <w:iCs/>
        </w:rPr>
        <w:t xml:space="preserve">See infra </w:t>
      </w:r>
      <w:r w:rsidRPr="007E078E">
        <w:t xml:space="preserve">notes </w:t>
      </w:r>
      <w:r w:rsidRPr="007E078E">
        <w:fldChar w:fldCharType="begin"/>
      </w:r>
      <w:r w:rsidRPr="007E078E">
        <w:instrText xml:space="preserve"> NOTEREF _Ref205367566 \h  \* MERGEFORMAT </w:instrText>
      </w:r>
      <w:r w:rsidRPr="007E078E">
        <w:fldChar w:fldCharType="separate"/>
      </w:r>
      <w:r w:rsidRPr="007E078E">
        <w:t>115</w:t>
      </w:r>
      <w:r w:rsidRPr="007E078E">
        <w:fldChar w:fldCharType="end"/>
      </w:r>
      <w:r w:rsidRPr="007E078E">
        <w:t>-</w:t>
      </w:r>
      <w:r w:rsidRPr="007E078E">
        <w:fldChar w:fldCharType="begin"/>
      </w:r>
      <w:r w:rsidRPr="007E078E">
        <w:instrText xml:space="preserve"> NOTEREF _Ref205367572 \h  \* MERGEFORMAT </w:instrText>
      </w:r>
      <w:r w:rsidRPr="007E078E">
        <w:fldChar w:fldCharType="separate"/>
      </w:r>
      <w:r w:rsidRPr="007E078E">
        <w:t>117</w:t>
      </w:r>
      <w:r w:rsidRPr="007E078E">
        <w:fldChar w:fldCharType="end"/>
      </w:r>
      <w:r w:rsidRPr="007E078E">
        <w:t xml:space="preserve"> and accompanying text; Crusey, </w:t>
      </w:r>
      <w:r w:rsidRPr="007E078E">
        <w:rPr>
          <w:i/>
          <w:iCs/>
        </w:rPr>
        <w:t xml:space="preserve">supra </w:t>
      </w:r>
      <w:r w:rsidRPr="007E078E">
        <w:t xml:space="preserve">note </w:t>
      </w:r>
      <w:r w:rsidRPr="007E078E">
        <w:fldChar w:fldCharType="begin"/>
      </w:r>
      <w:r w:rsidRPr="007E078E">
        <w:instrText xml:space="preserve"> NOTEREF _Ref205299173 \h  \* MERGEFORMAT </w:instrText>
      </w:r>
      <w:r w:rsidRPr="007E078E">
        <w:fldChar w:fldCharType="separate"/>
      </w:r>
      <w:r w:rsidRPr="007E078E">
        <w:t>21</w:t>
      </w:r>
      <w:r w:rsidRPr="007E078E">
        <w:fldChar w:fldCharType="end"/>
      </w:r>
      <w:r w:rsidRPr="007E078E">
        <w:t xml:space="preserve"> at 501 (“Notably, district courts of the Ninth Circuit Court of Appeals have varied in their treatments of the identicality requirement … Application of the identicality requirement is also unsettled in district courts beyond the Ninth Circuit.”); </w:t>
      </w:r>
      <w:r w:rsidRPr="007E078E">
        <w:rPr>
          <w:i/>
          <w:iCs/>
          <w:u w:color="DCA10D"/>
        </w:rPr>
        <w:t xml:space="preserve">Doe 1 v. </w:t>
      </w:r>
      <w:proofErr w:type="spellStart"/>
      <w:r w:rsidRPr="007E078E">
        <w:rPr>
          <w:i/>
          <w:iCs/>
          <w:u w:color="DCA10D"/>
        </w:rPr>
        <w:t>Github</w:t>
      </w:r>
      <w:proofErr w:type="spellEnd"/>
      <w:r w:rsidRPr="007E078E">
        <w:rPr>
          <w:i/>
          <w:iCs/>
          <w:u w:color="DCA10D"/>
        </w:rPr>
        <w:t>, Inc.</w:t>
      </w:r>
      <w:r w:rsidRPr="007E078E">
        <w:rPr>
          <w:u w:color="DCA10D"/>
        </w:rPr>
        <w:t>, No. 22-CV-06823-JST, 2024 WL 4336532</w:t>
      </w:r>
      <w:r w:rsidR="00965B08">
        <w:rPr>
          <w:u w:color="DCA10D"/>
        </w:rPr>
        <w:t xml:space="preserve"> at *2</w:t>
      </w:r>
      <w:r w:rsidRPr="007E078E">
        <w:rPr>
          <w:u w:color="DCA10D"/>
        </w:rPr>
        <w:t xml:space="preserve"> (N.D. Cal. Sept. 27, 2024) (pointing to disagreement on the issue within the Northern District of California).</w:t>
      </w:r>
    </w:p>
  </w:footnote>
  <w:footnote w:id="37">
    <w:p w14:paraId="494AA778" w14:textId="3092EAF6" w:rsidR="007E078E" w:rsidRPr="007E078E" w:rsidRDefault="007E078E" w:rsidP="007E078E">
      <w:pPr>
        <w:pStyle w:val="FootnoteText"/>
      </w:pPr>
      <w:r w:rsidRPr="007E078E">
        <w:rPr>
          <w:rStyle w:val="FootnoteReference"/>
          <w:i/>
          <w:iCs/>
          <w:color w:val="auto"/>
        </w:rPr>
        <w:footnoteRef/>
      </w:r>
      <w:r w:rsidRPr="007E078E">
        <w:rPr>
          <w:i/>
          <w:iCs/>
        </w:rPr>
        <w:t xml:space="preserve"> </w:t>
      </w:r>
      <w:r w:rsidR="00F1723A" w:rsidRPr="00892806">
        <w:rPr>
          <w:i/>
          <w:iCs/>
        </w:rPr>
        <w:t>Doe 1 v. GitHub, Inc.</w:t>
      </w:r>
      <w:r w:rsidR="00F1723A" w:rsidRPr="007E078E">
        <w:t xml:space="preserve">, No. 22-CV-06823-JST, 2024 WL 235217, at </w:t>
      </w:r>
      <w:r w:rsidR="00F1723A">
        <w:t xml:space="preserve">*8 </w:t>
      </w:r>
      <w:r w:rsidR="00F1723A" w:rsidRPr="007E078E">
        <w:t>(N.D. Cal. Jan. 22, 2024)</w:t>
      </w:r>
      <w:r w:rsidR="00F1723A">
        <w:t xml:space="preserve"> (finding “that Section 1202(b) claims require that copies be ‘identical.’”)</w:t>
      </w:r>
      <w:r w:rsidR="00F1723A" w:rsidRPr="007E078E">
        <w:t>.</w:t>
      </w:r>
    </w:p>
  </w:footnote>
  <w:footnote w:id="38">
    <w:p w14:paraId="78226C99" w14:textId="1D0B063A" w:rsidR="002039EA" w:rsidRPr="007E078E" w:rsidRDefault="002039EA" w:rsidP="002039EA">
      <w:pPr>
        <w:pStyle w:val="FootnoteText"/>
      </w:pPr>
      <w:r w:rsidRPr="007E078E">
        <w:rPr>
          <w:rStyle w:val="FootnoteReference"/>
          <w:color w:val="auto"/>
        </w:rPr>
        <w:footnoteRef/>
      </w:r>
      <w:r w:rsidRPr="007E078E">
        <w:t xml:space="preserve"> </w:t>
      </w:r>
      <w:r w:rsidRPr="00892806">
        <w:rPr>
          <w:i/>
          <w:iCs/>
          <w:u w:color="DCA10D"/>
        </w:rPr>
        <w:t>Doe 1 v. Git</w:t>
      </w:r>
      <w:r w:rsidR="00E4789F" w:rsidRPr="00892806">
        <w:rPr>
          <w:i/>
          <w:iCs/>
          <w:u w:color="DCA10D"/>
        </w:rPr>
        <w:t>H</w:t>
      </w:r>
      <w:r w:rsidRPr="00892806">
        <w:rPr>
          <w:i/>
          <w:iCs/>
          <w:u w:color="DCA10D"/>
        </w:rPr>
        <w:t>ub, Inc.</w:t>
      </w:r>
      <w:r w:rsidRPr="007E078E">
        <w:rPr>
          <w:u w:color="DCA10D"/>
        </w:rPr>
        <w:t>, No. 22-CV-06823-JST, 2024 WL 4336532</w:t>
      </w:r>
      <w:r>
        <w:rPr>
          <w:u w:color="DCA10D"/>
        </w:rPr>
        <w:t>, at *2-3</w:t>
      </w:r>
      <w:r w:rsidRPr="007E078E">
        <w:rPr>
          <w:u w:color="DCA10D"/>
        </w:rPr>
        <w:t xml:space="preserve"> (N.D. Cal. Sept. 27, 2024)</w:t>
      </w:r>
      <w:r w:rsidRPr="007E078E">
        <w:t xml:space="preserve"> (granting interlocutory appeal on the issue of whether the DMCA imposes an identicality requirement).</w:t>
      </w:r>
    </w:p>
  </w:footnote>
  <w:footnote w:id="39">
    <w:p w14:paraId="5BAD1AF2" w14:textId="7F5063E9" w:rsidR="002039EA" w:rsidRPr="007E078E" w:rsidRDefault="002039EA" w:rsidP="002039EA">
      <w:pPr>
        <w:pStyle w:val="FootnoteText"/>
      </w:pPr>
      <w:r w:rsidRPr="007E078E">
        <w:rPr>
          <w:rStyle w:val="FootnoteReference"/>
          <w:color w:val="auto"/>
          <w:vertAlign w:val="baseline"/>
        </w:rPr>
        <w:footnoteRef/>
      </w:r>
      <w:r w:rsidRPr="007E078E">
        <w:t xml:space="preserve"> See </w:t>
      </w:r>
      <w:r w:rsidR="000C7E3B" w:rsidRPr="007E078E">
        <w:t>S. Rep. No. 105-190, at 3</w:t>
      </w:r>
      <w:r w:rsidR="000C7E3B">
        <w:t>7 (1998) (stating that technical infeasibility and financial hardship are grounds for avoiding liability for § 1202(b) and providing the motion picture and television broadcast industries transmitting credits of an excessive duration as an example of financial hardship).</w:t>
      </w:r>
    </w:p>
  </w:footnote>
  <w:footnote w:id="40">
    <w:p w14:paraId="1AEFAF60" w14:textId="77777777" w:rsidR="002039EA" w:rsidRPr="007E078E" w:rsidRDefault="002039EA" w:rsidP="002039EA">
      <w:pPr>
        <w:pStyle w:val="FootnoteText"/>
      </w:pPr>
      <w:r w:rsidRPr="007E078E">
        <w:rPr>
          <w:rStyle w:val="FootnoteReference"/>
          <w:color w:val="auto"/>
        </w:rPr>
        <w:footnoteRef/>
      </w:r>
      <w:r w:rsidRPr="007E078E">
        <w:t xml:space="preserve"> Digital Mille</w:t>
      </w:r>
      <w:r>
        <w:t>n</w:t>
      </w:r>
      <w:r w:rsidRPr="007E078E">
        <w:t>nium Copyright Act, Pub. L. No. 105-304, 112 Stat. 2860 (1998).</w:t>
      </w:r>
    </w:p>
  </w:footnote>
  <w:footnote w:id="41">
    <w:p w14:paraId="7827BA35" w14:textId="77777777" w:rsidR="002039EA" w:rsidRPr="007E078E" w:rsidRDefault="002039EA" w:rsidP="002039EA">
      <w:pPr>
        <w:pStyle w:val="FootnoteText"/>
      </w:pPr>
      <w:r w:rsidRPr="007E078E">
        <w:rPr>
          <w:rStyle w:val="FootnoteReference"/>
          <w:color w:val="auto"/>
        </w:rPr>
        <w:footnoteRef/>
      </w:r>
      <w:r w:rsidRPr="007E078E">
        <w:t xml:space="preserve"> </w:t>
      </w:r>
      <w:r>
        <w:t xml:space="preserve">Bruce A. Lehman, </w:t>
      </w:r>
      <w:r w:rsidRPr="007E078E">
        <w:t>Information Infrastructure Task Force, Intellectual Property and the National Infrastructure: The Report of the Working Group on Intellectual Property Rights (1995), available at https://files.eric.ed.gov/fulltext/ED387135.pdf (hereinafter Clinton Working Group).</w:t>
      </w:r>
    </w:p>
  </w:footnote>
  <w:footnote w:id="42">
    <w:p w14:paraId="271F7645" w14:textId="61277162" w:rsidR="002039EA" w:rsidRPr="007E078E" w:rsidRDefault="002039EA" w:rsidP="002039EA">
      <w:pPr>
        <w:pStyle w:val="FootnoteText"/>
      </w:pPr>
      <w:r w:rsidRPr="007E078E">
        <w:rPr>
          <w:rStyle w:val="FootnoteReference"/>
          <w:color w:val="auto"/>
        </w:rPr>
        <w:footnoteRef/>
      </w:r>
      <w:r w:rsidRPr="007E078E">
        <w:t xml:space="preserve"> </w:t>
      </w:r>
      <w:r w:rsidRPr="007E078E">
        <w:rPr>
          <w:i/>
        </w:rPr>
        <w:t>Id.</w:t>
      </w:r>
      <w:r w:rsidRPr="007E078E">
        <w:t xml:space="preserve"> </w:t>
      </w:r>
      <w:r>
        <w:t xml:space="preserve">app. 1 </w:t>
      </w:r>
      <w:r w:rsidRPr="007E078E">
        <w:t>at</w:t>
      </w:r>
      <w:r>
        <w:t>5-7</w:t>
      </w:r>
      <w:r w:rsidRPr="007E078E">
        <w:t>.</w:t>
      </w:r>
    </w:p>
  </w:footnote>
  <w:footnote w:id="43">
    <w:p w14:paraId="7D090802" w14:textId="77777777" w:rsidR="002039EA" w:rsidRPr="007E078E" w:rsidRDefault="002039EA" w:rsidP="002039EA">
      <w:pPr>
        <w:pStyle w:val="FootnoteText"/>
      </w:pPr>
      <w:r w:rsidRPr="007E078E">
        <w:rPr>
          <w:rStyle w:val="FootnoteReference"/>
          <w:color w:val="auto"/>
        </w:rPr>
        <w:footnoteRef/>
      </w:r>
      <w:r w:rsidRPr="007E078E">
        <w:t xml:space="preserve"> 17 U.S.C. § 1201; 17 U.S.C. § 1202.</w:t>
      </w:r>
    </w:p>
  </w:footnote>
  <w:footnote w:id="44">
    <w:p w14:paraId="5E8537D9" w14:textId="72FD406F" w:rsidR="002039EA" w:rsidRPr="007E078E" w:rsidRDefault="002039EA" w:rsidP="002039EA">
      <w:pPr>
        <w:pStyle w:val="FootnoteText"/>
      </w:pPr>
      <w:r w:rsidRPr="007E078E">
        <w:rPr>
          <w:rStyle w:val="FootnoteReference"/>
          <w:color w:val="auto"/>
        </w:rPr>
        <w:footnoteRef/>
      </w:r>
      <w:r w:rsidRPr="007E078E">
        <w:t xml:space="preserve"> S. Rep. No. 105-190, at 3</w:t>
      </w:r>
      <w:r>
        <w:t xml:space="preserve"> (1998)</w:t>
      </w:r>
      <w:r w:rsidRPr="007E078E">
        <w:t xml:space="preserve"> (“On September 28, 1995, Chairman Hatch, with Senator Leahy, introduced the National Information Infrastructure (NII) Copyright Protection Act of 1995 (S. 1284), which embodied the legislative recommendations of the [</w:t>
      </w:r>
      <w:r>
        <w:t>Clinton Working Group</w:t>
      </w:r>
      <w:r w:rsidRPr="007E078E">
        <w:t>].</w:t>
      </w:r>
      <w:r>
        <w:t>”</w:t>
      </w:r>
      <w:r w:rsidRPr="007E078E">
        <w:t>).</w:t>
      </w:r>
    </w:p>
  </w:footnote>
  <w:footnote w:id="45">
    <w:p w14:paraId="37BC7B17" w14:textId="75D0F6D8" w:rsidR="002039EA" w:rsidRPr="007E078E" w:rsidRDefault="002039EA" w:rsidP="002039EA">
      <w:pPr>
        <w:pStyle w:val="FootnoteText"/>
      </w:pPr>
      <w:r w:rsidRPr="007E078E">
        <w:rPr>
          <w:rStyle w:val="FootnoteReference"/>
          <w:color w:val="auto"/>
        </w:rPr>
        <w:footnoteRef/>
      </w:r>
      <w:r w:rsidRPr="007E078E">
        <w:t xml:space="preserve"> </w:t>
      </w:r>
      <w:r>
        <w:rPr>
          <w:i/>
          <w:iCs/>
        </w:rPr>
        <w:t xml:space="preserve">Id. </w:t>
      </w:r>
      <w:r w:rsidRPr="007E078E">
        <w:t>at 4</w:t>
      </w:r>
      <w:r w:rsidR="00AA5696">
        <w:t>.</w:t>
      </w:r>
    </w:p>
  </w:footnote>
  <w:footnote w:id="46">
    <w:p w14:paraId="54CAF37A" w14:textId="77777777" w:rsidR="002039EA" w:rsidRPr="007E078E" w:rsidRDefault="002039EA" w:rsidP="002039EA">
      <w:pPr>
        <w:pStyle w:val="FootnoteText"/>
      </w:pPr>
      <w:r w:rsidRPr="007E078E">
        <w:rPr>
          <w:rStyle w:val="FootnoteReference"/>
          <w:color w:val="auto"/>
        </w:rPr>
        <w:footnoteRef/>
      </w:r>
      <w:r w:rsidRPr="007E078E">
        <w:t xml:space="preserve"> S. Rep. No. 105-190, at 5 (1998) (describing how draft legislation implementing the WIPO treaties “became the basis for Title I of the Digital Millenium Copyright Act”).</w:t>
      </w:r>
    </w:p>
  </w:footnote>
  <w:footnote w:id="47">
    <w:p w14:paraId="08EB6C29" w14:textId="744DC0F5" w:rsidR="002039EA" w:rsidRPr="007E078E" w:rsidRDefault="002039EA" w:rsidP="002039EA">
      <w:pPr>
        <w:pStyle w:val="FootnoteText"/>
        <w:rPr>
          <w:i/>
        </w:rPr>
      </w:pPr>
      <w:r w:rsidRPr="007E078E">
        <w:rPr>
          <w:rStyle w:val="FootnoteReference"/>
          <w:color w:val="auto"/>
        </w:rPr>
        <w:footnoteRef/>
      </w:r>
      <w:r w:rsidRPr="007E078E">
        <w:t xml:space="preserve"> 17 U.S.C. § 512; </w:t>
      </w:r>
      <w:r w:rsidRPr="007E078E">
        <w:rPr>
          <w:i/>
        </w:rPr>
        <w:t xml:space="preserve">see </w:t>
      </w:r>
      <w:r w:rsidRPr="007E078E">
        <w:t>United States Copyright Office</w:t>
      </w:r>
      <w:r>
        <w:t xml:space="preserve">, </w:t>
      </w:r>
      <w:r w:rsidRPr="007E078E">
        <w:t>Section 512 of Title 17</w:t>
      </w:r>
      <w:r>
        <w:t>: A Report of the Registrar of Copyrights (2020)</w:t>
      </w:r>
      <w:r w:rsidRPr="007E078E">
        <w:t xml:space="preserve">, at https://www.copyright.gov/policy/section512/section-512-full-report.pdf.  </w:t>
      </w:r>
    </w:p>
  </w:footnote>
  <w:footnote w:id="48">
    <w:p w14:paraId="4AA11665" w14:textId="77777777" w:rsidR="002039EA" w:rsidRPr="007E078E" w:rsidRDefault="002039EA" w:rsidP="002039EA">
      <w:pPr>
        <w:pStyle w:val="FootnoteText"/>
      </w:pPr>
      <w:r w:rsidRPr="007E078E">
        <w:rPr>
          <w:rStyle w:val="FootnoteReference"/>
          <w:color w:val="auto"/>
        </w:rPr>
        <w:footnoteRef/>
      </w:r>
      <w:r w:rsidRPr="007E078E">
        <w:t xml:space="preserve"> H.R. Rep. No. 105-551, pt. 1</w:t>
      </w:r>
      <w:r>
        <w:t>, at 10</w:t>
      </w:r>
      <w:r w:rsidRPr="007E078E">
        <w:t xml:space="preserve"> (1998) (“The bill, as reported, presents a reasonable compromise by preventing only the manufacture or sale of devices that: (1) are ‘primarily designed’ to grant free, unauthorized access to copyrighted works; (2) have only limited commercially significant purpose or use other than to grant such free access; or (3) are intentionally marketed for use in granting such free access.”).</w:t>
      </w:r>
    </w:p>
  </w:footnote>
  <w:footnote w:id="49">
    <w:p w14:paraId="20E4EEB2" w14:textId="77777777" w:rsidR="002039EA" w:rsidRPr="007E078E" w:rsidRDefault="002039EA" w:rsidP="002039EA">
      <w:pPr>
        <w:pStyle w:val="FootnoteText"/>
      </w:pPr>
      <w:r w:rsidRPr="007E078E">
        <w:rPr>
          <w:rStyle w:val="FootnoteReference"/>
          <w:color w:val="auto"/>
        </w:rPr>
        <w:footnoteRef/>
      </w:r>
      <w:r w:rsidRPr="007E078E">
        <w:t xml:space="preserve"> 17 U.S.C. § 1202(e).</w:t>
      </w:r>
    </w:p>
  </w:footnote>
  <w:footnote w:id="50">
    <w:p w14:paraId="09A5D984" w14:textId="50F9ACA8" w:rsidR="002039EA" w:rsidRPr="007E078E" w:rsidRDefault="002039EA" w:rsidP="002039EA">
      <w:pPr>
        <w:pStyle w:val="FootnoteText"/>
      </w:pPr>
      <w:r w:rsidRPr="007E078E">
        <w:rPr>
          <w:rStyle w:val="FootnoteReference"/>
          <w:color w:val="auto"/>
        </w:rPr>
        <w:footnoteRef/>
      </w:r>
      <w:r w:rsidRPr="007E078E">
        <w:t xml:space="preserve"> 17 U.S.C. § 512 (exempting OSPs from infringement liability); 17 U.S.C. § 1202(e) (exempting broadcasters from § 1202 liability); 17 U.S.C. § 1201(</w:t>
      </w:r>
      <w:r w:rsidR="004640C1">
        <w:t>c</w:t>
      </w:r>
      <w:r w:rsidRPr="007E078E">
        <w:t>)</w:t>
      </w:r>
      <w:r w:rsidR="004640C1">
        <w:t>(</w:t>
      </w:r>
      <w:proofErr w:type="gramStart"/>
      <w:r w:rsidR="004640C1">
        <w:t>3)</w:t>
      </w:r>
      <w:r w:rsidRPr="007E078E">
        <w:t>(</w:t>
      </w:r>
      <w:proofErr w:type="gramEnd"/>
      <w:r w:rsidR="005D748B">
        <w:t>echoing § 1201’s accommodation of</w:t>
      </w:r>
      <w:r w:rsidR="005D748B" w:rsidRPr="007E078E">
        <w:t xml:space="preserve"> </w:t>
      </w:r>
      <w:r w:rsidRPr="007E078E">
        <w:t xml:space="preserve">certain manufacturers </w:t>
      </w:r>
      <w:r w:rsidR="005D748B">
        <w:t>by clarifying the absence of an affirmative design obligation for those manufacturers</w:t>
      </w:r>
      <w:r w:rsidRPr="007E078E">
        <w:t>).</w:t>
      </w:r>
    </w:p>
  </w:footnote>
  <w:footnote w:id="51">
    <w:p w14:paraId="3A964EEE" w14:textId="7B595132"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S</w:t>
      </w:r>
      <w:r w:rsidRPr="007E078E">
        <w:rPr>
          <w:i/>
        </w:rPr>
        <w:t xml:space="preserve">ee </w:t>
      </w:r>
      <w:r w:rsidRPr="007E078E">
        <w:t>H.</w:t>
      </w:r>
      <w:r>
        <w:t>R.</w:t>
      </w:r>
      <w:r w:rsidRPr="007E078E">
        <w:t xml:space="preserve"> Rep. No. 105-551, pt. 1</w:t>
      </w:r>
      <w:r>
        <w:t>, at 20-21</w:t>
      </w:r>
      <w:r w:rsidRPr="007E078E">
        <w:t xml:space="preserve"> (1998) (“The prohibition in this subsection does not include ordinary and customary practices of broadcasters or inadvertent omission of credits from broadcasts of audiovisual works since, inter alia, such omissions do not entail knowing provision of false CMI with intent to induce, enable, facilitate or conceal a copyright infringement.”). Note that at this time, the draft text of § 1202 did not contain an express broadcaster exception. Though the express inclusion of carveouts in the text of the DMCA may suggest that Congress considered the excluded parties otherwise liable under the DMCA, </w:t>
      </w:r>
      <w:r w:rsidRPr="007E078E">
        <w:rPr>
          <w:i/>
          <w:iCs/>
        </w:rPr>
        <w:t xml:space="preserve">see </w:t>
      </w:r>
      <w:r w:rsidRPr="007E078E">
        <w:t xml:space="preserve">Eric F. Harbert, </w:t>
      </w:r>
      <w:r w:rsidRPr="007E078E">
        <w:rPr>
          <w:i/>
          <w:iCs/>
        </w:rPr>
        <w:t xml:space="preserve">In the Shadow of Mt. Olympus: Could a Revision of 17 U.S.C. Secs. 1202-1204 Bring Them into </w:t>
      </w:r>
      <w:proofErr w:type="gramStart"/>
      <w:r w:rsidRPr="007E078E">
        <w:rPr>
          <w:i/>
          <w:iCs/>
        </w:rPr>
        <w:t>Daylight?</w:t>
      </w:r>
      <w:r w:rsidRPr="007E078E">
        <w:t>,</w:t>
      </w:r>
      <w:proofErr w:type="gramEnd"/>
      <w:r w:rsidRPr="007E078E">
        <w:t xml:space="preserve"> 13 UCLA Ent. L. Rev. 133, 142 (Fall 2005) (“If such practices do not meet the minimum mental requirement for liability under section 1202, then there is no need for the exceptions discussed here because such ordinary practices would not trigger liability in the first place.”), legislative history suggests the intention was instead to resolve legal ambiguity. </w:t>
      </w:r>
      <w:r w:rsidRPr="007E078E">
        <w:rPr>
          <w:i/>
        </w:rPr>
        <w:t>See</w:t>
      </w:r>
      <w:r w:rsidRPr="007E078E">
        <w:t xml:space="preserve"> </w:t>
      </w:r>
      <w:r>
        <w:rPr>
          <w:i/>
        </w:rPr>
        <w:t>The</w:t>
      </w:r>
      <w:r w:rsidRPr="007E078E">
        <w:rPr>
          <w:i/>
        </w:rPr>
        <w:t xml:space="preserve"> Copyright Infringement Liability</w:t>
      </w:r>
      <w:r>
        <w:rPr>
          <w:i/>
        </w:rPr>
        <w:t xml:space="preserve"> of Online and Internet Service Providers:</w:t>
      </w:r>
      <w:r w:rsidRPr="007E078E">
        <w:rPr>
          <w:i/>
        </w:rPr>
        <w:t xml:space="preserve"> Hearing</w:t>
      </w:r>
      <w:r>
        <w:rPr>
          <w:i/>
        </w:rPr>
        <w:t xml:space="preserve"> on S. 1146 Before the S. Comm. on the Judiciary</w:t>
      </w:r>
      <w:r w:rsidRPr="007E078E">
        <w:t xml:space="preserve">, 105th Cong. 98 (responses of George Vradenburg III to questions for the record from Sen. Leahy); </w:t>
      </w:r>
      <w:r>
        <w:rPr>
          <w:i/>
        </w:rPr>
        <w:t>WIPO Copyright Treaties Implementation Act; and Online Copyright Liability Immigration Act:</w:t>
      </w:r>
      <w:r w:rsidRPr="007E078E">
        <w:rPr>
          <w:i/>
        </w:rPr>
        <w:t xml:space="preserve"> Hearing</w:t>
      </w:r>
      <w:r>
        <w:rPr>
          <w:i/>
        </w:rPr>
        <w:t xml:space="preserve"> on H.R. 2281 and H.R. 2280 Before the H. Comm. on the Judiciary</w:t>
      </w:r>
      <w:r w:rsidRPr="007E078E">
        <w:t>, 105th Cong. 87 (written statement of Roy Neel, U.S. Telephone Association).</w:t>
      </w:r>
    </w:p>
  </w:footnote>
  <w:footnote w:id="52">
    <w:p w14:paraId="335EE038" w14:textId="305D593F" w:rsidR="002039EA" w:rsidRPr="007E078E" w:rsidRDefault="002039EA" w:rsidP="002039EA">
      <w:pPr>
        <w:pStyle w:val="FootnoteText"/>
      </w:pPr>
      <w:r w:rsidRPr="007E078E">
        <w:rPr>
          <w:rStyle w:val="FootnoteReference"/>
          <w:color w:val="auto"/>
        </w:rPr>
        <w:footnoteRef/>
      </w:r>
      <w:r w:rsidRPr="007E078E">
        <w:t xml:space="preserve"> McCullough, </w:t>
      </w:r>
      <w:r w:rsidRPr="007E078E">
        <w:rPr>
          <w:i/>
        </w:rPr>
        <w:t>supra</w:t>
      </w:r>
      <w:r w:rsidRPr="007E078E">
        <w:t xml:space="preserve"> note </w:t>
      </w:r>
      <w:r>
        <w:fldChar w:fldCharType="begin"/>
      </w:r>
      <w:r>
        <w:instrText xml:space="preserve"> NOTEREF _Ref205298234 \h </w:instrText>
      </w:r>
      <w:r>
        <w:fldChar w:fldCharType="separate"/>
      </w:r>
      <w:r>
        <w:t>18</w:t>
      </w:r>
      <w:r>
        <w:fldChar w:fldCharType="end"/>
      </w:r>
      <w:r>
        <w:t>,</w:t>
      </w:r>
      <w:r w:rsidRPr="007E078E">
        <w:t xml:space="preserve"> at 90</w:t>
      </w:r>
      <w:r>
        <w:t>.</w:t>
      </w:r>
    </w:p>
  </w:footnote>
  <w:footnote w:id="53">
    <w:p w14:paraId="59CCA36D"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rFonts w:eastAsiaTheme="majorEastAsia"/>
          <w:bdr w:val="none" w:sz="0" w:space="0" w:color="auto" w:frame="1"/>
        </w:rPr>
        <w:t xml:space="preserve">Recording Indus. </w:t>
      </w:r>
      <w:proofErr w:type="spellStart"/>
      <w:r w:rsidRPr="007E078E">
        <w:rPr>
          <w:rFonts w:eastAsiaTheme="majorEastAsia"/>
          <w:bdr w:val="none" w:sz="0" w:space="0" w:color="auto" w:frame="1"/>
        </w:rPr>
        <w:t>Ass'n</w:t>
      </w:r>
      <w:proofErr w:type="spellEnd"/>
      <w:r w:rsidRPr="007E078E">
        <w:rPr>
          <w:rFonts w:eastAsiaTheme="majorEastAsia"/>
          <w:bdr w:val="none" w:sz="0" w:space="0" w:color="auto" w:frame="1"/>
        </w:rPr>
        <w:t xml:space="preserve"> of Am. v. Diamond Multimedia Sys., Inc., 180 F.3d 1072, 1073 (9th Cir. 1999)</w:t>
      </w:r>
      <w:r w:rsidRPr="007E078E">
        <w:t>.</w:t>
      </w:r>
    </w:p>
  </w:footnote>
  <w:footnote w:id="54">
    <w:p w14:paraId="1AA679B2" w14:textId="07CCC706" w:rsidR="002039EA" w:rsidRPr="007E078E" w:rsidRDefault="002039EA" w:rsidP="002039EA">
      <w:pPr>
        <w:pStyle w:val="FootnoteText"/>
      </w:pPr>
      <w:r w:rsidRPr="007E078E">
        <w:rPr>
          <w:rStyle w:val="FootnoteReference"/>
          <w:color w:val="auto"/>
          <w:szCs w:val="20"/>
        </w:rPr>
        <w:footnoteRef/>
      </w:r>
      <w:r w:rsidRPr="007E078E">
        <w:t xml:space="preserve"> </w:t>
      </w:r>
      <w:r>
        <w:rPr>
          <w:i/>
          <w:iCs/>
        </w:rPr>
        <w:t>Id.</w:t>
      </w:r>
    </w:p>
  </w:footnote>
  <w:footnote w:id="55">
    <w:p w14:paraId="7F97671E" w14:textId="6FDCC10F"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Id. </w:t>
      </w:r>
    </w:p>
  </w:footnote>
  <w:footnote w:id="56">
    <w:p w14:paraId="6E5BF8B6"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Id. </w:t>
      </w:r>
      <w:r w:rsidRPr="007E078E">
        <w:t>at 1073-74.</w:t>
      </w:r>
    </w:p>
  </w:footnote>
  <w:footnote w:id="57">
    <w:p w14:paraId="59613FE6" w14:textId="110919AB" w:rsidR="002039EA" w:rsidRPr="007E078E" w:rsidRDefault="002039EA" w:rsidP="002039EA">
      <w:pPr>
        <w:pStyle w:val="FootnoteText"/>
      </w:pPr>
      <w:r w:rsidRPr="007E078E">
        <w:rPr>
          <w:rStyle w:val="FootnoteReference"/>
          <w:color w:val="auto"/>
        </w:rPr>
        <w:footnoteRef/>
      </w:r>
      <w:r w:rsidRPr="007E078E">
        <w:t xml:space="preserve"> McCullough, </w:t>
      </w:r>
      <w:r w:rsidRPr="007E078E">
        <w:rPr>
          <w:i/>
        </w:rPr>
        <w:t>supra</w:t>
      </w:r>
      <w:r w:rsidRPr="007E078E">
        <w:t xml:space="preserve"> note </w:t>
      </w:r>
      <w:r>
        <w:fldChar w:fldCharType="begin"/>
      </w:r>
      <w:r>
        <w:instrText xml:space="preserve"> NOTEREF _Ref205298234 \h </w:instrText>
      </w:r>
      <w:r>
        <w:fldChar w:fldCharType="separate"/>
      </w:r>
      <w:r>
        <w:t>18</w:t>
      </w:r>
      <w:r>
        <w:fldChar w:fldCharType="end"/>
      </w:r>
      <w:r>
        <w:t>,</w:t>
      </w:r>
      <w:r w:rsidRPr="007E078E">
        <w:t xml:space="preserve"> at 81.</w:t>
      </w:r>
    </w:p>
  </w:footnote>
  <w:footnote w:id="58">
    <w:p w14:paraId="02DD360C" w14:textId="0DA10D2D" w:rsidR="002039EA" w:rsidRPr="007E078E" w:rsidRDefault="002039EA" w:rsidP="002039EA">
      <w:pPr>
        <w:pStyle w:val="FootnoteText"/>
      </w:pPr>
      <w:r w:rsidRPr="007E078E">
        <w:rPr>
          <w:rStyle w:val="FootnoteReference"/>
          <w:color w:val="auto"/>
        </w:rPr>
        <w:footnoteRef/>
      </w:r>
      <w:r w:rsidRPr="007E078E">
        <w:t xml:space="preserve"> </w:t>
      </w:r>
      <w:r w:rsidRPr="007E078E">
        <w:rPr>
          <w:i/>
        </w:rPr>
        <w:t>See</w:t>
      </w:r>
      <w:r w:rsidRPr="007E078E">
        <w:t xml:space="preserve"> Nicholas Negroponte, Being Digital 58 (1995) (“In the digital world, not only is the ease [of copying] at issue, but also the fact that the digital copy is as perfect as the original and, with some fancy computing, even better.”); </w:t>
      </w:r>
      <w:r w:rsidRPr="007E078E">
        <w:rPr>
          <w:i/>
        </w:rPr>
        <w:t>see also</w:t>
      </w:r>
      <w:r w:rsidRPr="007E078E">
        <w:t xml:space="preserve"> Authors Guild, Inc., Comments Submitted in Response to the U.S. Copyright Office’s Dec. 31, 2015, Notice of Inquiry at 3 (Apr. 1, 2016) (“Congress acknowledged the need for protection against digital piracy in the Internet age, due to the ease of copying and distributing perfect copies.”); </w:t>
      </w:r>
      <w:r>
        <w:t xml:space="preserve">United States Copyright Office, </w:t>
      </w:r>
      <w:r>
        <w:rPr>
          <w:i/>
          <w:iCs/>
        </w:rPr>
        <w:t xml:space="preserve">supra </w:t>
      </w:r>
      <w:r>
        <w:t xml:space="preserve">note </w:t>
      </w:r>
      <w:r>
        <w:fldChar w:fldCharType="begin"/>
      </w:r>
      <w:r>
        <w:instrText xml:space="preserve"> NOTEREF _Ref209254797 \h </w:instrText>
      </w:r>
      <w:r>
        <w:fldChar w:fldCharType="separate"/>
      </w:r>
      <w:r>
        <w:t>46</w:t>
      </w:r>
      <w:r>
        <w:fldChar w:fldCharType="end"/>
      </w:r>
      <w:r>
        <w:t>,</w:t>
      </w:r>
      <w:r w:rsidRPr="007E078E">
        <w:t xml:space="preserve"> at 14, n.46 (collecting examples).</w:t>
      </w:r>
    </w:p>
  </w:footnote>
  <w:footnote w:id="59">
    <w:p w14:paraId="7B6F1584" w14:textId="7F6E702F" w:rsidR="002039EA" w:rsidRPr="007E078E" w:rsidRDefault="002039EA" w:rsidP="002039EA">
      <w:pPr>
        <w:pStyle w:val="FootnoteText"/>
      </w:pPr>
      <w:r w:rsidRPr="007E078E">
        <w:rPr>
          <w:rStyle w:val="FootnoteReference"/>
          <w:color w:val="auto"/>
        </w:rPr>
        <w:footnoteRef/>
      </w:r>
      <w:r w:rsidRPr="007E078E">
        <w:t xml:space="preserve"> Clinton Working Group, </w:t>
      </w:r>
      <w:r w:rsidRPr="007E078E">
        <w:rPr>
          <w:i/>
        </w:rPr>
        <w:t xml:space="preserve">supra </w:t>
      </w:r>
      <w:r w:rsidRPr="007E078E">
        <w:t xml:space="preserve">note </w:t>
      </w:r>
      <w:r>
        <w:fldChar w:fldCharType="begin"/>
      </w:r>
      <w:r>
        <w:instrText xml:space="preserve"> NOTEREF _Ref209254954 \h </w:instrText>
      </w:r>
      <w:r>
        <w:fldChar w:fldCharType="separate"/>
      </w:r>
      <w:r>
        <w:t>40</w:t>
      </w:r>
      <w:r>
        <w:fldChar w:fldCharType="end"/>
      </w:r>
      <w:r>
        <w:t>,</w:t>
      </w:r>
      <w:r w:rsidRPr="007E078E">
        <w:t xml:space="preserve"> at </w:t>
      </w:r>
      <w:r>
        <w:t>2</w:t>
      </w:r>
      <w:r w:rsidRPr="007E078E">
        <w:t>.</w:t>
      </w:r>
    </w:p>
  </w:footnote>
  <w:footnote w:id="60">
    <w:p w14:paraId="6F995AC5" w14:textId="175BF37F" w:rsidR="002039EA" w:rsidRPr="00696D4E" w:rsidRDefault="002039EA" w:rsidP="002039EA">
      <w:pPr>
        <w:pStyle w:val="FootnoteText"/>
      </w:pPr>
      <w:r w:rsidRPr="007E078E">
        <w:rPr>
          <w:rStyle w:val="FootnoteReference"/>
          <w:color w:val="auto"/>
        </w:rPr>
        <w:footnoteRef/>
      </w:r>
      <w:r w:rsidRPr="007E078E">
        <w:t xml:space="preserve"> </w:t>
      </w:r>
      <w:r w:rsidR="00AD7148" w:rsidRPr="00892806">
        <w:rPr>
          <w:i/>
          <w:iCs/>
        </w:rPr>
        <w:t xml:space="preserve">Id. </w:t>
      </w:r>
      <w:r w:rsidR="00AD7148" w:rsidRPr="00892806">
        <w:t>app. 1 at 5-7</w:t>
      </w:r>
      <w:r w:rsidR="00AD7148" w:rsidRPr="00AD7148">
        <w:t xml:space="preserve">; </w:t>
      </w:r>
      <w:r w:rsidR="00AD7148" w:rsidRPr="00AD7148">
        <w:rPr>
          <w:i/>
          <w:iCs/>
        </w:rPr>
        <w:t>see</w:t>
      </w:r>
      <w:r w:rsidR="00AD7148">
        <w:rPr>
          <w:i/>
          <w:iCs/>
        </w:rPr>
        <w:t xml:space="preserve"> also </w:t>
      </w:r>
      <w:r w:rsidRPr="00960D6E">
        <w:t>17</w:t>
      </w:r>
      <w:r w:rsidRPr="007E078E">
        <w:t xml:space="preserve"> U.S.C. § 1201; 17 U.S.C. § 1202.</w:t>
      </w:r>
    </w:p>
  </w:footnote>
  <w:footnote w:id="61">
    <w:p w14:paraId="693C2509" w14:textId="0A500A30" w:rsidR="002039EA" w:rsidRPr="007E078E" w:rsidRDefault="002039EA" w:rsidP="002039EA">
      <w:pPr>
        <w:pStyle w:val="FootnoteText"/>
        <w:rPr>
          <w:i/>
        </w:rPr>
      </w:pPr>
      <w:r w:rsidRPr="007E078E">
        <w:rPr>
          <w:rStyle w:val="FootnoteReference"/>
          <w:color w:val="auto"/>
        </w:rPr>
        <w:footnoteRef/>
      </w:r>
      <w:r w:rsidRPr="007E078E">
        <w:t xml:space="preserve"> </w:t>
      </w:r>
      <w:r>
        <w:rPr>
          <w:iCs/>
        </w:rPr>
        <w:t xml:space="preserve">Clinton Working Group, </w:t>
      </w:r>
      <w:r w:rsidRPr="007E078E">
        <w:rPr>
          <w:i/>
        </w:rPr>
        <w:t xml:space="preserve">supra </w:t>
      </w:r>
      <w:r w:rsidRPr="007E078E">
        <w:t xml:space="preserve">note </w:t>
      </w:r>
      <w:r>
        <w:fldChar w:fldCharType="begin"/>
      </w:r>
      <w:r>
        <w:instrText xml:space="preserve"> NOTEREF _Ref209254954 \h </w:instrText>
      </w:r>
      <w:r>
        <w:fldChar w:fldCharType="separate"/>
      </w:r>
      <w:r>
        <w:t>40</w:t>
      </w:r>
      <w:r>
        <w:fldChar w:fldCharType="end"/>
      </w:r>
      <w:r>
        <w:t>,</w:t>
      </w:r>
      <w:r w:rsidRPr="007E078E">
        <w:t xml:space="preserve"> at</w:t>
      </w:r>
      <w:r>
        <w:t xml:space="preserve"> 117, 124.</w:t>
      </w:r>
    </w:p>
  </w:footnote>
  <w:footnote w:id="62">
    <w:p w14:paraId="4365B2A5" w14:textId="4938046B" w:rsidR="002039EA" w:rsidRPr="007E078E" w:rsidRDefault="002039EA" w:rsidP="002039EA">
      <w:pPr>
        <w:pStyle w:val="FootnoteText"/>
      </w:pPr>
      <w:r w:rsidRPr="007E078E">
        <w:rPr>
          <w:rStyle w:val="FootnoteReference"/>
          <w:color w:val="auto"/>
        </w:rPr>
        <w:footnoteRef/>
      </w:r>
      <w:r w:rsidRPr="007E078E">
        <w:t xml:space="preserve"> </w:t>
      </w:r>
      <w:r>
        <w:rPr>
          <w:i/>
          <w:iCs/>
        </w:rPr>
        <w:t xml:space="preserve">Joint Hearing on H.R. 2441 and S. 1284 Before the </w:t>
      </w:r>
      <w:proofErr w:type="spellStart"/>
      <w:r>
        <w:rPr>
          <w:i/>
          <w:iCs/>
        </w:rPr>
        <w:t>Subcomm</w:t>
      </w:r>
      <w:proofErr w:type="spellEnd"/>
      <w:r>
        <w:rPr>
          <w:i/>
          <w:iCs/>
        </w:rPr>
        <w:t xml:space="preserve">. On </w:t>
      </w:r>
      <w:proofErr w:type="spellStart"/>
      <w:r>
        <w:rPr>
          <w:i/>
          <w:iCs/>
        </w:rPr>
        <w:t>Cts</w:t>
      </w:r>
      <w:proofErr w:type="spellEnd"/>
      <w:r>
        <w:rPr>
          <w:i/>
          <w:iCs/>
        </w:rPr>
        <w:t>. &amp; Intell. Prop. Of the H. Comm on the Judiciary and the S. Comm. on the Judiciary</w:t>
      </w:r>
      <w:r>
        <w:t>, 104th Cong. 52 (1995)</w:t>
      </w:r>
      <w:r>
        <w:rPr>
          <w:i/>
          <w:iCs/>
        </w:rPr>
        <w:t xml:space="preserve"> </w:t>
      </w:r>
      <w:r>
        <w:t>(s</w:t>
      </w:r>
      <w:r w:rsidRPr="007E078E">
        <w:t>tatement of Marybeth Peters, Register of Copyrights</w:t>
      </w:r>
      <w:r>
        <w:t>),</w:t>
      </w:r>
      <w:r w:rsidRPr="007E078E">
        <w:t xml:space="preserve"> https://www.copyright.gov/docs/niitest.html (“If obtaining such information is difficult, people are more likely to forego the NII’s benefits or resort to unauthorized uses.”).</w:t>
      </w:r>
    </w:p>
  </w:footnote>
  <w:footnote w:id="63">
    <w:p w14:paraId="2F833EC1" w14:textId="77777777" w:rsidR="002039EA" w:rsidRPr="007E078E" w:rsidRDefault="002039EA" w:rsidP="002039EA">
      <w:pPr>
        <w:pStyle w:val="FootnoteText"/>
      </w:pPr>
      <w:r w:rsidRPr="007E078E">
        <w:rPr>
          <w:rStyle w:val="FootnoteReference"/>
          <w:color w:val="auto"/>
        </w:rPr>
        <w:footnoteRef/>
      </w:r>
      <w:r w:rsidRPr="007E078E">
        <w:t xml:space="preserve"> S. Rep. No. 105-190, at 4 (1998).</w:t>
      </w:r>
    </w:p>
  </w:footnote>
  <w:footnote w:id="64">
    <w:p w14:paraId="590B51A5" w14:textId="4CF8CAF2" w:rsidR="002039EA" w:rsidRPr="007E078E" w:rsidRDefault="002039EA" w:rsidP="002039EA">
      <w:pPr>
        <w:pStyle w:val="FootnoteText"/>
      </w:pPr>
      <w:r w:rsidRPr="007E078E">
        <w:rPr>
          <w:rStyle w:val="FootnoteReference"/>
          <w:color w:val="auto"/>
          <w:szCs w:val="20"/>
        </w:rPr>
        <w:footnoteRef/>
      </w:r>
      <w:r w:rsidRPr="007E078E">
        <w:t xml:space="preserve">  </w:t>
      </w:r>
      <w:r>
        <w:rPr>
          <w:i/>
          <w:iCs/>
        </w:rPr>
        <w:t xml:space="preserve">Joint Hearing on H.R. 2441 and S. </w:t>
      </w:r>
      <w:r w:rsidRPr="00243637">
        <w:rPr>
          <w:i/>
          <w:iCs/>
        </w:rPr>
        <w:t>1284</w:t>
      </w:r>
      <w:r>
        <w:t xml:space="preserve">, </w:t>
      </w:r>
      <w:r>
        <w:rPr>
          <w:i/>
          <w:iCs/>
        </w:rPr>
        <w:t xml:space="preserve">supra </w:t>
      </w:r>
      <w:r>
        <w:t xml:space="preserve">note </w:t>
      </w:r>
      <w:r>
        <w:fldChar w:fldCharType="begin"/>
      </w:r>
      <w:r>
        <w:instrText xml:space="preserve"> NOTEREF _Ref209257057 \h </w:instrText>
      </w:r>
      <w:r>
        <w:fldChar w:fldCharType="separate"/>
      </w:r>
      <w:r>
        <w:t>61</w:t>
      </w:r>
      <w:r>
        <w:fldChar w:fldCharType="end"/>
      </w:r>
      <w:r>
        <w:t>, at 52.</w:t>
      </w:r>
    </w:p>
  </w:footnote>
  <w:footnote w:id="65">
    <w:p w14:paraId="2248177C" w14:textId="77777777" w:rsidR="002039EA" w:rsidRPr="007E078E" w:rsidRDefault="002039EA" w:rsidP="002039EA">
      <w:pPr>
        <w:pStyle w:val="FootnoteText"/>
      </w:pPr>
      <w:r w:rsidRPr="007E078E">
        <w:rPr>
          <w:rStyle w:val="FootnoteReference"/>
          <w:color w:val="auto"/>
          <w:szCs w:val="20"/>
        </w:rPr>
        <w:footnoteRef/>
      </w:r>
      <w:r w:rsidRPr="007E078E">
        <w:t xml:space="preserve"> S. Rep. No. 105-190, at 4 (1998); </w:t>
      </w:r>
      <w:r w:rsidRPr="007E078E">
        <w:rPr>
          <w:i/>
        </w:rPr>
        <w:t>see also</w:t>
      </w:r>
      <w:r w:rsidRPr="007E078E">
        <w:t xml:space="preserve"> NII Copyright Protection Act of 1995, H.R. 2441, 104th Cong. (1995); NII Copyright Protection Act of 1995, S. 1284, 104th Cong. (1995).</w:t>
      </w:r>
    </w:p>
  </w:footnote>
  <w:footnote w:id="66">
    <w:p w14:paraId="42B9C324" w14:textId="77777777" w:rsidR="002039EA" w:rsidRPr="007E078E" w:rsidRDefault="002039EA" w:rsidP="002039EA">
      <w:pPr>
        <w:pStyle w:val="FootnoteText"/>
      </w:pPr>
      <w:r w:rsidRPr="007E078E">
        <w:rPr>
          <w:rStyle w:val="FootnoteReference"/>
          <w:color w:val="auto"/>
        </w:rPr>
        <w:footnoteRef/>
      </w:r>
      <w:r w:rsidRPr="007E078E">
        <w:t xml:space="preserve"> 17 U.S.C. § 1202.</w:t>
      </w:r>
    </w:p>
  </w:footnote>
  <w:footnote w:id="67">
    <w:p w14:paraId="6B8026C6" w14:textId="7DE57B6C" w:rsidR="002039EA" w:rsidRPr="007E078E" w:rsidRDefault="002039EA" w:rsidP="002039EA">
      <w:pPr>
        <w:pStyle w:val="FootnoteText"/>
      </w:pPr>
      <w:r w:rsidRPr="007E078E">
        <w:rPr>
          <w:rStyle w:val="FootnoteReference"/>
          <w:color w:val="auto"/>
        </w:rPr>
        <w:footnoteRef/>
      </w:r>
      <w:r w:rsidRPr="007E078E">
        <w:t xml:space="preserve"> </w:t>
      </w:r>
      <w:r>
        <w:rPr>
          <w:i/>
          <w:iCs/>
        </w:rPr>
        <w:t>Id.</w:t>
      </w:r>
    </w:p>
  </w:footnote>
  <w:footnote w:id="68">
    <w:p w14:paraId="2E5C6CF2" w14:textId="77777777" w:rsidR="002039EA" w:rsidRPr="007E078E" w:rsidRDefault="002039EA" w:rsidP="002039EA">
      <w:pPr>
        <w:pStyle w:val="FootnoteText"/>
      </w:pPr>
      <w:r w:rsidRPr="007E078E">
        <w:rPr>
          <w:rStyle w:val="FootnoteReference"/>
          <w:color w:val="auto"/>
          <w:vertAlign w:val="baseline"/>
        </w:rPr>
        <w:footnoteRef/>
      </w:r>
      <w:r w:rsidRPr="007E078E">
        <w:t xml:space="preserve"> Andersen v. Stability AI Ltd., 744 F. Supp. 3d 956, 969, 971 (N.D. Cal. 2024) (finding plaintiffs’ allegations of induced infringement sufficient but dismissing plaintiffs’ DMCA claims); Crowley v. Jones, 608 F. Supp. 3d 78, 86, 90 (S.D.N.Y. 2022) (dismissing plaintiffs’ DMCA claim but finding plausible allegations of copyright infringement); Free Speech Sys., LLC v. Menzel, 390 F. Supp. 3d 1162, 1172</w:t>
      </w:r>
      <w:r>
        <w:t>, 1775</w:t>
      </w:r>
      <w:r w:rsidRPr="007E078E">
        <w:t xml:space="preserve"> (N.D. Cal. 2019) (granting a motion to dismiss on plaintiff’s DMCA claim but finding plaintiff’s direct infringement claim adequately alleged).</w:t>
      </w:r>
    </w:p>
  </w:footnote>
  <w:footnote w:id="69">
    <w:p w14:paraId="2ACC52DC" w14:textId="0EC899DB" w:rsidR="002039EA" w:rsidRPr="007E078E" w:rsidRDefault="002039EA" w:rsidP="002039EA">
      <w:pPr>
        <w:pStyle w:val="FootnoteText"/>
      </w:pPr>
      <w:r w:rsidRPr="007E078E">
        <w:rPr>
          <w:rStyle w:val="FootnoteReference"/>
          <w:color w:val="auto"/>
          <w:vertAlign w:val="baseline"/>
        </w:rPr>
        <w:footnoteRef/>
      </w:r>
      <w:r w:rsidRPr="007E078E">
        <w:t xml:space="preserve"> Schneider v. YouTube, LLC, 649 F. Supp. 3d 872, 891 (N.D. Cal. 2023) (granting defendant’s motion for summary judgment for infringement claims relating to 27 works while denying defendant’s motion for summary judgment on plaintiff’s DMCA claims). Note that Doe v. GitHub is an example of a case in which the plaintiffs allege violation of the DMCA without alleging copyright infringement. Second Amended Complaint at 49</w:t>
      </w:r>
      <w:r>
        <w:t xml:space="preserve">, </w:t>
      </w:r>
      <w:r w:rsidRPr="007E078E">
        <w:t>Doe v. GitHub,</w:t>
      </w:r>
      <w:r>
        <w:t xml:space="preserve"> No. 22-cv-06823 (N.D. Cal. Jan. 25, 2024)</w:t>
      </w:r>
      <w:r w:rsidRPr="007E078E">
        <w:t>.</w:t>
      </w:r>
    </w:p>
  </w:footnote>
  <w:footnote w:id="70">
    <w:p w14:paraId="7B939EAE"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See </w:t>
      </w:r>
      <w:proofErr w:type="gramStart"/>
      <w:r w:rsidRPr="007E078E">
        <w:rPr>
          <w:i/>
          <w:iCs/>
        </w:rPr>
        <w:t>infra</w:t>
      </w:r>
      <w:r w:rsidRPr="007E078E">
        <w:t xml:space="preserve"> Part II</w:t>
      </w:r>
      <w:proofErr w:type="gramEnd"/>
      <w:r w:rsidRPr="007E078E">
        <w:t>.D.</w:t>
      </w:r>
    </w:p>
  </w:footnote>
  <w:footnote w:id="71">
    <w:p w14:paraId="693B7477" w14:textId="77777777" w:rsidR="002039EA" w:rsidRPr="007E078E" w:rsidRDefault="002039EA" w:rsidP="002039EA">
      <w:pPr>
        <w:pStyle w:val="FootnoteText"/>
      </w:pPr>
      <w:r w:rsidRPr="007E078E">
        <w:rPr>
          <w:rStyle w:val="FootnoteReference"/>
          <w:color w:val="auto"/>
        </w:rPr>
        <w:footnoteRef/>
      </w:r>
      <w:r w:rsidRPr="007E078E">
        <w:t xml:space="preserve"> 17 U.S.C. § 102; </w:t>
      </w:r>
      <w:r w:rsidRPr="007E078E">
        <w:rPr>
          <w:i/>
          <w:iCs/>
        </w:rPr>
        <w:t xml:space="preserve">see </w:t>
      </w:r>
      <w:proofErr w:type="gramStart"/>
      <w:r w:rsidRPr="007E078E">
        <w:rPr>
          <w:i/>
          <w:iCs/>
        </w:rPr>
        <w:t>infra</w:t>
      </w:r>
      <w:r w:rsidRPr="007E078E">
        <w:t xml:space="preserve"> Part II</w:t>
      </w:r>
      <w:proofErr w:type="gramEnd"/>
      <w:r w:rsidRPr="007E078E">
        <w:t>.A.</w:t>
      </w:r>
    </w:p>
  </w:footnote>
  <w:footnote w:id="72">
    <w:p w14:paraId="28EFF1CB"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See </w:t>
      </w:r>
      <w:proofErr w:type="gramStart"/>
      <w:r w:rsidRPr="007E078E">
        <w:rPr>
          <w:i/>
          <w:iCs/>
        </w:rPr>
        <w:t>infra</w:t>
      </w:r>
      <w:r w:rsidRPr="007E078E">
        <w:t xml:space="preserve"> Part II</w:t>
      </w:r>
      <w:proofErr w:type="gramEnd"/>
      <w:r w:rsidRPr="007E078E">
        <w:t>.A.</w:t>
      </w:r>
    </w:p>
  </w:footnote>
  <w:footnote w:id="73">
    <w:p w14:paraId="181BB631"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See </w:t>
      </w:r>
      <w:proofErr w:type="gramStart"/>
      <w:r w:rsidRPr="007E078E">
        <w:rPr>
          <w:i/>
          <w:iCs/>
        </w:rPr>
        <w:t>infra</w:t>
      </w:r>
      <w:r w:rsidRPr="007E078E">
        <w:t xml:space="preserve"> Part II</w:t>
      </w:r>
      <w:proofErr w:type="gramEnd"/>
      <w:r w:rsidRPr="007E078E">
        <w:t>.B.</w:t>
      </w:r>
    </w:p>
  </w:footnote>
  <w:footnote w:id="74">
    <w:p w14:paraId="7A29272D"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See </w:t>
      </w:r>
      <w:proofErr w:type="gramStart"/>
      <w:r w:rsidRPr="007E078E">
        <w:rPr>
          <w:i/>
          <w:iCs/>
        </w:rPr>
        <w:t xml:space="preserve">infra </w:t>
      </w:r>
      <w:r w:rsidRPr="007E078E">
        <w:t>Part II</w:t>
      </w:r>
      <w:proofErr w:type="gramEnd"/>
      <w:r w:rsidRPr="007E078E">
        <w:t>.C.</w:t>
      </w:r>
    </w:p>
  </w:footnote>
  <w:footnote w:id="75">
    <w:p w14:paraId="17D0DE17"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See </w:t>
      </w:r>
      <w:proofErr w:type="gramStart"/>
      <w:r w:rsidRPr="007E078E">
        <w:rPr>
          <w:i/>
          <w:iCs/>
        </w:rPr>
        <w:t>infra</w:t>
      </w:r>
      <w:r w:rsidRPr="007E078E">
        <w:t xml:space="preserve"> Part II</w:t>
      </w:r>
      <w:proofErr w:type="gramEnd"/>
      <w:r w:rsidRPr="007E078E">
        <w:t>.D.</w:t>
      </w:r>
    </w:p>
  </w:footnote>
  <w:footnote w:id="76">
    <w:p w14:paraId="42E4CBAE"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See </w:t>
      </w:r>
      <w:proofErr w:type="gramStart"/>
      <w:r w:rsidRPr="007E078E">
        <w:rPr>
          <w:i/>
          <w:iCs/>
        </w:rPr>
        <w:t>infra</w:t>
      </w:r>
      <w:r w:rsidRPr="007E078E">
        <w:t xml:space="preserve"> Part II</w:t>
      </w:r>
      <w:proofErr w:type="gramEnd"/>
      <w:r w:rsidRPr="007E078E">
        <w:t>.A.</w:t>
      </w:r>
    </w:p>
  </w:footnote>
  <w:footnote w:id="77">
    <w:p w14:paraId="5E66BC4F"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See </w:t>
      </w:r>
      <w:proofErr w:type="gramStart"/>
      <w:r w:rsidRPr="007E078E">
        <w:rPr>
          <w:i/>
          <w:iCs/>
        </w:rPr>
        <w:t xml:space="preserve">infra </w:t>
      </w:r>
      <w:r w:rsidRPr="007E078E">
        <w:t>Part II</w:t>
      </w:r>
      <w:proofErr w:type="gramEnd"/>
      <w:r w:rsidRPr="007E078E">
        <w:t>.B.</w:t>
      </w:r>
    </w:p>
  </w:footnote>
  <w:footnote w:id="78">
    <w:p w14:paraId="26530455"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See </w:t>
      </w:r>
      <w:proofErr w:type="gramStart"/>
      <w:r w:rsidRPr="007E078E">
        <w:rPr>
          <w:i/>
          <w:iCs/>
        </w:rPr>
        <w:t xml:space="preserve">infra </w:t>
      </w:r>
      <w:r w:rsidRPr="007E078E">
        <w:t>Part II</w:t>
      </w:r>
      <w:proofErr w:type="gramEnd"/>
      <w:r w:rsidRPr="007E078E">
        <w:t>.C.</w:t>
      </w:r>
    </w:p>
  </w:footnote>
  <w:footnote w:id="79">
    <w:p w14:paraId="388D31DF" w14:textId="02DD5956"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SellPoolSuppliesOnline.com LLC v. Ugly Pools Arizona, Inc.</w:t>
      </w:r>
      <w:r w:rsidRPr="007E078E">
        <w:t xml:space="preserve">, 344 F. Supp. 3d 1075, 1081 (D. Ariz. 2018) (“The text of the </w:t>
      </w:r>
      <w:r w:rsidRPr="007E078E">
        <w:rPr>
          <w:highlight w:val="white"/>
        </w:rPr>
        <w:t>DMCA</w:t>
      </w:r>
      <w:r w:rsidRPr="007E078E">
        <w:t xml:space="preserve"> does not limit the protection of CMI to registered works.”); </w:t>
      </w:r>
      <w:r w:rsidRPr="007E078E">
        <w:rPr>
          <w:i/>
          <w:iCs/>
          <w:u w:color="DCA10D"/>
        </w:rPr>
        <w:t>Shihab v. Complex Media, Inc.</w:t>
      </w:r>
      <w:r w:rsidRPr="007E078E">
        <w:rPr>
          <w:u w:color="DCA10D"/>
        </w:rPr>
        <w:t xml:space="preserve">, No. 21-CV-6425 (PKC), 2022 WL 3544149, at *8 (S.D.N.Y. Aug. 17, 2022) (concluding that 17 U.S.C. § 412’s registration requirement does not apply to DMCA § 1202); </w:t>
      </w:r>
      <w:r w:rsidRPr="007E078E">
        <w:t xml:space="preserve">Crusey, </w:t>
      </w:r>
      <w:r w:rsidRPr="007E078E">
        <w:rPr>
          <w:i/>
          <w:iCs/>
        </w:rPr>
        <w:t xml:space="preserve">supra </w:t>
      </w:r>
      <w:r w:rsidRPr="007E078E">
        <w:t xml:space="preserve">note </w:t>
      </w:r>
      <w:r w:rsidRPr="007E078E">
        <w:fldChar w:fldCharType="begin"/>
      </w:r>
      <w:r w:rsidRPr="007E078E">
        <w:instrText xml:space="preserve"> NOTEREF _Ref205299173 \h  \* MERGEFORMAT </w:instrText>
      </w:r>
      <w:r w:rsidRPr="007E078E">
        <w:fldChar w:fldCharType="separate"/>
      </w:r>
      <w:r w:rsidRPr="007E078E">
        <w:t>21</w:t>
      </w:r>
      <w:r w:rsidRPr="007E078E">
        <w:fldChar w:fldCharType="end"/>
      </w:r>
      <w:r w:rsidRPr="007E078E">
        <w:t xml:space="preserve"> at 515 </w:t>
      </w:r>
      <w:r w:rsidRPr="007E078E">
        <w:rPr>
          <w:u w:color="DCA10D"/>
        </w:rPr>
        <w:t>(“</w:t>
      </w:r>
      <w:r w:rsidRPr="007E078E">
        <w:t>Unlike a copyright infringement claim under Section 501, a Section 1202 claim requires no prerequisite copyright registration</w:t>
      </w:r>
      <w:r>
        <w:t>.”</w:t>
      </w:r>
      <w:r w:rsidRPr="007E078E">
        <w:t>).</w:t>
      </w:r>
    </w:p>
  </w:footnote>
  <w:footnote w:id="80">
    <w:p w14:paraId="1BBEFBD3" w14:textId="1E49DABA" w:rsidR="002039EA" w:rsidRPr="007E078E" w:rsidRDefault="002039EA" w:rsidP="002039EA">
      <w:pPr>
        <w:pStyle w:val="FootnoteText"/>
      </w:pPr>
      <w:r w:rsidRPr="007E078E">
        <w:rPr>
          <w:rStyle w:val="FootnoteReference"/>
          <w:color w:val="auto"/>
        </w:rPr>
        <w:footnoteRef/>
      </w:r>
      <w:r w:rsidRPr="007E078E">
        <w:t xml:space="preserve"> Crusey, </w:t>
      </w:r>
      <w:r w:rsidRPr="007E078E">
        <w:rPr>
          <w:i/>
          <w:iCs/>
        </w:rPr>
        <w:t xml:space="preserve">supra </w:t>
      </w:r>
      <w:r w:rsidRPr="007E078E">
        <w:t xml:space="preserve">note </w:t>
      </w:r>
      <w:r w:rsidRPr="007E078E">
        <w:fldChar w:fldCharType="begin"/>
      </w:r>
      <w:r w:rsidRPr="007E078E">
        <w:instrText xml:space="preserve"> NOTEREF _Ref205299173 \h  \* MERGEFORMAT </w:instrText>
      </w:r>
      <w:r w:rsidRPr="007E078E">
        <w:fldChar w:fldCharType="separate"/>
      </w:r>
      <w:r w:rsidRPr="007E078E">
        <w:t>21</w:t>
      </w:r>
      <w:r w:rsidRPr="007E078E">
        <w:fldChar w:fldCharType="end"/>
      </w:r>
      <w:r w:rsidRPr="007E078E">
        <w:t xml:space="preserve"> at 483 (“…[D]</w:t>
      </w:r>
      <w:proofErr w:type="spellStart"/>
      <w:r w:rsidRPr="007E078E">
        <w:t>amages</w:t>
      </w:r>
      <w:proofErr w:type="spellEnd"/>
      <w:r w:rsidRPr="007E078E">
        <w:t xml:space="preserve"> have the potential to accumulate to massive amounts in cases involving removal of CMI </w:t>
      </w:r>
      <w:proofErr w:type="spellStart"/>
      <w:r w:rsidRPr="007E078E">
        <w:t>en</w:t>
      </w:r>
      <w:proofErr w:type="spellEnd"/>
      <w:r w:rsidRPr="007E078E">
        <w:t xml:space="preserve"> masse, which results in many consecutive individual violations of Section 1202(b). In many of the recent AI copyright lawsuits, CMI is alleged to have been removed from millions of works, leading to potential Section 1202 damage awards in the billions of dollars.”)</w:t>
      </w:r>
      <w:r w:rsidR="00621803">
        <w:t xml:space="preserve">; </w:t>
      </w:r>
      <w:r w:rsidR="00621803">
        <w:rPr>
          <w:i/>
          <w:iCs/>
        </w:rPr>
        <w:t xml:space="preserve">supra </w:t>
      </w:r>
      <w:r w:rsidR="00621803">
        <w:t xml:space="preserve">notes </w:t>
      </w:r>
      <w:r w:rsidR="00621803">
        <w:fldChar w:fldCharType="begin"/>
      </w:r>
      <w:r w:rsidR="00621803">
        <w:instrText xml:space="preserve"> NOTEREF _Ref205572634 \h </w:instrText>
      </w:r>
      <w:r w:rsidR="00621803">
        <w:fldChar w:fldCharType="separate"/>
      </w:r>
      <w:r w:rsidR="00621803">
        <w:t>142</w:t>
      </w:r>
      <w:r w:rsidR="00621803">
        <w:fldChar w:fldCharType="end"/>
      </w:r>
      <w:r w:rsidR="00621803" w:rsidRPr="007E078E">
        <w:t>-</w:t>
      </w:r>
      <w:r w:rsidR="00621803">
        <w:fldChar w:fldCharType="begin"/>
      </w:r>
      <w:r w:rsidR="00621803">
        <w:instrText xml:space="preserve"> NOTEREF _Ref206000568 \h </w:instrText>
      </w:r>
      <w:r w:rsidR="00621803">
        <w:fldChar w:fldCharType="separate"/>
      </w:r>
      <w:r w:rsidR="00621803">
        <w:t>152</w:t>
      </w:r>
      <w:r w:rsidR="00621803">
        <w:fldChar w:fldCharType="end"/>
      </w:r>
      <w:r w:rsidR="00621803">
        <w:t xml:space="preserve"> and accompanying text (explaining how thinly-copyrighted works may form the basis of § 1202(b) claims)</w:t>
      </w:r>
      <w:r w:rsidRPr="007E078E">
        <w:t>.</w:t>
      </w:r>
    </w:p>
  </w:footnote>
  <w:footnote w:id="81">
    <w:p w14:paraId="08CF8FE5"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See infra </w:t>
      </w:r>
      <w:r w:rsidRPr="007E078E">
        <w:t xml:space="preserve">notes </w:t>
      </w:r>
      <w:r w:rsidRPr="007E078E">
        <w:fldChar w:fldCharType="begin"/>
      </w:r>
      <w:r w:rsidRPr="007E078E">
        <w:instrText xml:space="preserve"> NOTEREF _Ref205397081 \h  \* MERGEFORMAT </w:instrText>
      </w:r>
      <w:r w:rsidRPr="007E078E">
        <w:fldChar w:fldCharType="separate"/>
      </w:r>
      <w:r w:rsidRPr="007E078E">
        <w:t>83</w:t>
      </w:r>
      <w:r w:rsidRPr="007E078E">
        <w:fldChar w:fldCharType="end"/>
      </w:r>
      <w:r w:rsidRPr="007E078E">
        <w:t>-</w:t>
      </w:r>
      <w:r w:rsidRPr="007E078E">
        <w:fldChar w:fldCharType="begin"/>
      </w:r>
      <w:r w:rsidRPr="007E078E">
        <w:instrText xml:space="preserve"> NOTEREF _Ref205397086 \h  \* MERGEFORMAT </w:instrText>
      </w:r>
      <w:r w:rsidRPr="007E078E">
        <w:fldChar w:fldCharType="separate"/>
      </w:r>
      <w:r w:rsidRPr="007E078E">
        <w:t>98</w:t>
      </w:r>
      <w:r w:rsidRPr="007E078E">
        <w:fldChar w:fldCharType="end"/>
      </w:r>
      <w:r w:rsidRPr="007E078E">
        <w:t xml:space="preserve"> and accompanying text.</w:t>
      </w:r>
    </w:p>
  </w:footnote>
  <w:footnote w:id="82">
    <w:p w14:paraId="1DCFE72F"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See infra </w:t>
      </w:r>
      <w:r w:rsidRPr="007E078E">
        <w:t xml:space="preserve">note </w:t>
      </w:r>
      <w:r w:rsidRPr="007E078E">
        <w:fldChar w:fldCharType="begin"/>
      </w:r>
      <w:r w:rsidRPr="007E078E">
        <w:instrText xml:space="preserve"> NOTEREF _Ref205398986 \h  \* MERGEFORMAT </w:instrText>
      </w:r>
      <w:r w:rsidRPr="007E078E">
        <w:fldChar w:fldCharType="separate"/>
      </w:r>
      <w:r w:rsidRPr="007E078E">
        <w:t>111</w:t>
      </w:r>
      <w:r w:rsidRPr="007E078E">
        <w:fldChar w:fldCharType="end"/>
      </w:r>
      <w:r w:rsidRPr="007E078E">
        <w:t>.</w:t>
      </w:r>
    </w:p>
  </w:footnote>
  <w:footnote w:id="83">
    <w:p w14:paraId="4BE4C93F"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See infra</w:t>
      </w:r>
      <w:r w:rsidRPr="007E078E">
        <w:t xml:space="preserve"> note </w:t>
      </w:r>
      <w:r w:rsidRPr="007E078E">
        <w:fldChar w:fldCharType="begin"/>
      </w:r>
      <w:r w:rsidRPr="007E078E">
        <w:instrText xml:space="preserve"> NOTEREF _Ref205399004 \h  \* MERGEFORMAT </w:instrText>
      </w:r>
      <w:r w:rsidRPr="007E078E">
        <w:fldChar w:fldCharType="separate"/>
      </w:r>
      <w:r w:rsidRPr="007E078E">
        <w:t>131</w:t>
      </w:r>
      <w:r w:rsidRPr="007E078E">
        <w:fldChar w:fldCharType="end"/>
      </w:r>
      <w:r w:rsidRPr="007E078E">
        <w:t>.</w:t>
      </w:r>
    </w:p>
  </w:footnote>
  <w:footnote w:id="84">
    <w:p w14:paraId="23094131" w14:textId="77777777" w:rsidR="002039EA" w:rsidRPr="007E078E" w:rsidRDefault="002039EA" w:rsidP="002039EA">
      <w:pPr>
        <w:pStyle w:val="FootnoteText"/>
      </w:pPr>
      <w:r w:rsidRPr="007E078E">
        <w:rPr>
          <w:rStyle w:val="FootnoteReference"/>
          <w:color w:val="auto"/>
        </w:rPr>
        <w:footnoteRef/>
      </w:r>
      <w:r w:rsidRPr="007E078E">
        <w:t xml:space="preserve"> Restatement of the Law, Copyright § 7.03 TD No 4 (2023) (“Proving copying in fact requires the plaintiff to prove some material was copied from the plaintiff’s copyrighted work…”).</w:t>
      </w:r>
    </w:p>
  </w:footnote>
  <w:footnote w:id="85">
    <w:p w14:paraId="3516BD55" w14:textId="453609C3" w:rsidR="002039EA" w:rsidRPr="007E078E" w:rsidRDefault="002039EA" w:rsidP="002039EA">
      <w:pPr>
        <w:pStyle w:val="FootnoteText"/>
      </w:pPr>
      <w:r w:rsidRPr="007E078E">
        <w:rPr>
          <w:rStyle w:val="FootnoteReference"/>
          <w:color w:val="auto"/>
        </w:rPr>
        <w:footnoteRef/>
      </w:r>
      <w:r w:rsidRPr="007E078E">
        <w:t xml:space="preserve"> Restatement of the Law, </w:t>
      </w:r>
      <w:r w:rsidRPr="007E078E">
        <w:rPr>
          <w:i/>
        </w:rPr>
        <w:t>supra</w:t>
      </w:r>
      <w:r w:rsidRPr="007E078E">
        <w:t xml:space="preserve"> note</w:t>
      </w:r>
      <w:r>
        <w:t> </w:t>
      </w:r>
      <w:r>
        <w:fldChar w:fldCharType="begin"/>
      </w:r>
      <w:r>
        <w:instrText xml:space="preserve"> NOTEREF _Ref205397081 \h </w:instrText>
      </w:r>
      <w:r>
        <w:fldChar w:fldCharType="separate"/>
      </w:r>
      <w:r>
        <w:t>83</w:t>
      </w:r>
      <w:r>
        <w:fldChar w:fldCharType="end"/>
      </w:r>
      <w:r w:rsidRPr="007E078E">
        <w:t xml:space="preserve"> § 7.03 (“If the defendant proves that the allegedly infringing material was independently created rather than copied, directly or indirectly, from the plaintiff's copyrighted work, there was no copying in fact from the plaintiff's work and therefore no liability for copyright infringement.”).</w:t>
      </w:r>
    </w:p>
  </w:footnote>
  <w:footnote w:id="86">
    <w:p w14:paraId="446A3920" w14:textId="77777777" w:rsidR="002039EA" w:rsidRPr="007E078E" w:rsidRDefault="002039EA" w:rsidP="002039EA">
      <w:pPr>
        <w:pStyle w:val="FootnoteText"/>
      </w:pPr>
      <w:r w:rsidRPr="007E078E">
        <w:rPr>
          <w:rStyle w:val="FootnoteReference"/>
          <w:color w:val="auto"/>
        </w:rPr>
        <w:footnoteRef/>
      </w:r>
      <w:r w:rsidRPr="007E078E">
        <w:t xml:space="preserve"> Jonathan Trinidad Lira, </w:t>
      </w:r>
      <w:r w:rsidRPr="007E078E">
        <w:rPr>
          <w:i/>
        </w:rPr>
        <w:t>The End of the Inverse Ratio Rule in the Ninth Circuit and Its Effect on the Copyright System</w:t>
      </w:r>
      <w:r w:rsidRPr="007E078E">
        <w:t>, Seton Hall Student Works 1, 5</w:t>
      </w:r>
      <w:r>
        <w:t>-6</w:t>
      </w:r>
      <w:r w:rsidRPr="007E078E">
        <w:t xml:space="preserve"> (“For the factual question of copying, there is rarely direct evidence of defendant actually copying the original work; thus, the plaintiff often proves actual copying by circumstantial evidence </w:t>
      </w:r>
      <w:proofErr w:type="gramStart"/>
      <w:r w:rsidRPr="007E078E">
        <w:t>. . . .</w:t>
      </w:r>
      <w:proofErr w:type="gramEnd"/>
      <w:r w:rsidRPr="007E078E">
        <w:t>”).</w:t>
      </w:r>
    </w:p>
  </w:footnote>
  <w:footnote w:id="87">
    <w:p w14:paraId="3A1E52E6" w14:textId="378D6D41" w:rsidR="002039EA" w:rsidRPr="007E078E" w:rsidRDefault="002039EA" w:rsidP="002039EA">
      <w:pPr>
        <w:pStyle w:val="FootnoteText"/>
      </w:pPr>
      <w:r w:rsidRPr="007E078E">
        <w:rPr>
          <w:rStyle w:val="FootnoteReference"/>
          <w:color w:val="auto"/>
        </w:rPr>
        <w:footnoteRef/>
      </w:r>
      <w:r w:rsidRPr="007E078E">
        <w:t xml:space="preserve"> Lydia Pallas Loren &amp; Anthony Reese, </w:t>
      </w:r>
      <w:r w:rsidRPr="007E078E">
        <w:rPr>
          <w:i/>
        </w:rPr>
        <w:t>Proving Infringement: Burdens of Proof in Copyright Infringement Litigation</w:t>
      </w:r>
      <w:r w:rsidRPr="007E078E">
        <w:t xml:space="preserve">, 23 Lewis &amp; Clark L. Rev. 621, 657 (2019); Restatement of the Law, </w:t>
      </w:r>
      <w:r w:rsidRPr="007E078E">
        <w:rPr>
          <w:i/>
        </w:rPr>
        <w:t>supra</w:t>
      </w:r>
      <w:r w:rsidRPr="007E078E">
        <w:t xml:space="preserve"> note</w:t>
      </w:r>
      <w:r>
        <w:t> </w:t>
      </w:r>
      <w:r>
        <w:fldChar w:fldCharType="begin"/>
      </w:r>
      <w:r>
        <w:instrText xml:space="preserve"> NOTEREF _Ref205397081 \h </w:instrText>
      </w:r>
      <w:r>
        <w:fldChar w:fldCharType="separate"/>
      </w:r>
      <w:r>
        <w:t>83</w:t>
      </w:r>
      <w:r>
        <w:fldChar w:fldCharType="end"/>
      </w:r>
      <w:r w:rsidRPr="007E078E">
        <w:t xml:space="preserve"> § 7.03.</w:t>
      </w:r>
    </w:p>
  </w:footnote>
  <w:footnote w:id="88">
    <w:p w14:paraId="385F05F7" w14:textId="7E793BD2" w:rsidR="002039EA" w:rsidRPr="007E078E" w:rsidRDefault="002039EA" w:rsidP="002039EA">
      <w:pPr>
        <w:pStyle w:val="FootnoteText"/>
        <w:rPr>
          <w:i/>
          <w:iCs/>
        </w:rPr>
      </w:pPr>
      <w:r w:rsidRPr="007E078E">
        <w:rPr>
          <w:rStyle w:val="FootnoteReference"/>
          <w:color w:val="auto"/>
        </w:rPr>
        <w:footnoteRef/>
      </w:r>
      <w:r w:rsidRPr="007E078E">
        <w:t xml:space="preserve"> </w:t>
      </w:r>
      <w:r>
        <w:t xml:space="preserve">Restatement of the Law, </w:t>
      </w:r>
      <w:r w:rsidRPr="007D2CCE">
        <w:rPr>
          <w:i/>
          <w:iCs/>
        </w:rPr>
        <w:t>supra</w:t>
      </w:r>
      <w:r>
        <w:t xml:space="preserve"> note </w:t>
      </w:r>
      <w:r>
        <w:fldChar w:fldCharType="begin"/>
      </w:r>
      <w:r>
        <w:instrText xml:space="preserve"> NOTEREF _Ref205397081 \h </w:instrText>
      </w:r>
      <w:r>
        <w:fldChar w:fldCharType="separate"/>
      </w:r>
      <w:r>
        <w:t>83</w:t>
      </w:r>
      <w:r>
        <w:fldChar w:fldCharType="end"/>
      </w:r>
      <w:r w:rsidRPr="007E078E">
        <w:t xml:space="preserve"> § 7.03.</w:t>
      </w:r>
    </w:p>
  </w:footnote>
  <w:footnote w:id="89">
    <w:p w14:paraId="3074A85A" w14:textId="3D3B0D25" w:rsidR="002039EA" w:rsidRPr="007E078E" w:rsidRDefault="002039EA" w:rsidP="002039EA">
      <w:pPr>
        <w:pStyle w:val="FootnoteText"/>
      </w:pPr>
      <w:r w:rsidRPr="007E078E">
        <w:rPr>
          <w:rStyle w:val="FootnoteReference"/>
          <w:color w:val="auto"/>
        </w:rPr>
        <w:footnoteRef/>
      </w:r>
      <w:r w:rsidRPr="007E078E">
        <w:t xml:space="preserve"> </w:t>
      </w:r>
      <w:r w:rsidRPr="00892806">
        <w:rPr>
          <w:i/>
          <w:iCs/>
        </w:rPr>
        <w:t>Id.</w:t>
      </w:r>
    </w:p>
  </w:footnote>
  <w:footnote w:id="90">
    <w:p w14:paraId="066B5373" w14:textId="45821AE3"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See infra</w:t>
      </w:r>
      <w:r w:rsidRPr="007E078E">
        <w:t xml:space="preserve"> notes </w:t>
      </w:r>
      <w:r>
        <w:fldChar w:fldCharType="begin"/>
      </w:r>
      <w:r>
        <w:instrText xml:space="preserve"> NOTEREF _Ref209026461 \h </w:instrText>
      </w:r>
      <w:r>
        <w:fldChar w:fldCharType="separate"/>
      </w:r>
      <w:r>
        <w:t>96</w:t>
      </w:r>
      <w:r>
        <w:fldChar w:fldCharType="end"/>
      </w:r>
      <w:r w:rsidRPr="007E078E">
        <w:t>-</w:t>
      </w:r>
      <w:r>
        <w:fldChar w:fldCharType="begin"/>
      </w:r>
      <w:r>
        <w:instrText xml:space="preserve"> NOTEREF _Ref205397086 \h </w:instrText>
      </w:r>
      <w:r>
        <w:fldChar w:fldCharType="separate"/>
      </w:r>
      <w:r>
        <w:t>98</w:t>
      </w:r>
      <w:r>
        <w:fldChar w:fldCharType="end"/>
      </w:r>
      <w:r w:rsidRPr="007E078E">
        <w:t xml:space="preserve"> and accompanying text.</w:t>
      </w:r>
    </w:p>
  </w:footnote>
  <w:footnote w:id="91">
    <w:p w14:paraId="5E6D1294" w14:textId="77777777" w:rsidR="002039EA" w:rsidRPr="007E078E" w:rsidRDefault="002039EA" w:rsidP="002039EA">
      <w:pPr>
        <w:pStyle w:val="FootnoteText"/>
      </w:pPr>
      <w:r w:rsidRPr="007E078E">
        <w:rPr>
          <w:rStyle w:val="FootnoteReference"/>
          <w:color w:val="auto"/>
        </w:rPr>
        <w:footnoteRef/>
      </w:r>
      <w:r w:rsidRPr="007E078E">
        <w:t xml:space="preserve"> Robert F. </w:t>
      </w:r>
      <w:proofErr w:type="spellStart"/>
      <w:r w:rsidRPr="007E078E">
        <w:t>Helfing</w:t>
      </w:r>
      <w:proofErr w:type="spellEnd"/>
      <w:r w:rsidRPr="007E078E">
        <w:t>, Substantial Similarity and Junk Science: Reconstructing the Test of Copyright Infringement, 30 Fordham Intell. Prop. Media &amp; Ent. L.J. 735, 763-64 (2020).</w:t>
      </w:r>
    </w:p>
  </w:footnote>
  <w:footnote w:id="92">
    <w:p w14:paraId="196EB3A0" w14:textId="77777777" w:rsidR="002039EA" w:rsidRPr="007E078E" w:rsidRDefault="002039EA" w:rsidP="002039EA">
      <w:pPr>
        <w:pStyle w:val="FootnoteText"/>
      </w:pPr>
      <w:r w:rsidRPr="007E078E">
        <w:rPr>
          <w:rStyle w:val="FootnoteReference"/>
          <w:color w:val="auto"/>
        </w:rPr>
        <w:footnoteRef/>
      </w:r>
      <w:r w:rsidRPr="007E078E">
        <w:t xml:space="preserve"> Mark Edward Blankenship Jr., </w:t>
      </w:r>
      <w:r w:rsidRPr="007E078E">
        <w:rPr>
          <w:i/>
        </w:rPr>
        <w:t>Dead Frogs, Dissected Jokes, &amp; Thin Copyright: Analyzing Copyrightable Elements and Legal Protection of Stand-Up Comedy</w:t>
      </w:r>
      <w:r w:rsidRPr="007E078E">
        <w:t xml:space="preserve">, 2 Florida Entertainment &amp; Sports L. Rev. 117, 128 (2022). </w:t>
      </w:r>
    </w:p>
  </w:footnote>
  <w:footnote w:id="93">
    <w:p w14:paraId="46EDBE44" w14:textId="368D3593" w:rsidR="002039EA" w:rsidRPr="007E078E" w:rsidRDefault="002039EA" w:rsidP="002039EA">
      <w:pPr>
        <w:pStyle w:val="FootnoteText"/>
      </w:pPr>
      <w:r w:rsidRPr="007E078E">
        <w:rPr>
          <w:rStyle w:val="FootnoteReference"/>
          <w:color w:val="auto"/>
        </w:rPr>
        <w:footnoteRef/>
      </w:r>
      <w:r w:rsidRPr="007E078E">
        <w:t xml:space="preserve"> Restatement of the Law, </w:t>
      </w:r>
      <w:r w:rsidRPr="007E078E">
        <w:rPr>
          <w:i/>
        </w:rPr>
        <w:t>supra</w:t>
      </w:r>
      <w:r w:rsidRPr="007E078E">
        <w:t xml:space="preserve"> note</w:t>
      </w:r>
      <w:r w:rsidRPr="00757251">
        <w:t xml:space="preserve"> </w:t>
      </w:r>
      <w:r>
        <w:t> </w:t>
      </w:r>
      <w:r>
        <w:fldChar w:fldCharType="begin"/>
      </w:r>
      <w:r>
        <w:instrText xml:space="preserve"> NOTEREF _Ref205397081 \h </w:instrText>
      </w:r>
      <w:r>
        <w:fldChar w:fldCharType="separate"/>
      </w:r>
      <w:r>
        <w:t>83</w:t>
      </w:r>
      <w:r>
        <w:fldChar w:fldCharType="end"/>
      </w:r>
      <w:r w:rsidRPr="007E078E">
        <w:t xml:space="preserve"> § 7.04 (“Proving improper appropriation requires the plaintiff to prove that sufficient protected expression was copied from the copyrighted work such that there is a substantial similarity between the alleged infringing use and the copyrighted work.”).</w:t>
      </w:r>
    </w:p>
  </w:footnote>
  <w:footnote w:id="94">
    <w:p w14:paraId="29A918F0" w14:textId="454E60E7" w:rsidR="002039EA" w:rsidRPr="007E078E" w:rsidRDefault="002039EA" w:rsidP="002039EA">
      <w:pPr>
        <w:pStyle w:val="FootnoteText"/>
      </w:pPr>
      <w:r w:rsidRPr="007E078E">
        <w:rPr>
          <w:rStyle w:val="FootnoteReference"/>
          <w:color w:val="auto"/>
        </w:rPr>
        <w:footnoteRef/>
      </w:r>
      <w:r w:rsidRPr="007E078E">
        <w:t xml:space="preserve"> </w:t>
      </w:r>
      <w:r w:rsidRPr="007E078E">
        <w:rPr>
          <w:i/>
        </w:rPr>
        <w:t xml:space="preserve">See </w:t>
      </w:r>
      <w:r w:rsidRPr="007E078E">
        <w:t>Feist Publications, Inc. v. Rural Tel. Serv. Co., 499 U.S. 340</w:t>
      </w:r>
      <w:r>
        <w:t>, 363</w:t>
      </w:r>
      <w:r w:rsidRPr="007E078E">
        <w:t xml:space="preserve"> (1991) (“As a constitutional matter, copyright protects only those constituent elements of a work that possess more than a </w:t>
      </w:r>
      <w:r w:rsidRPr="007E078E">
        <w:rPr>
          <w:i/>
        </w:rPr>
        <w:t>de minimis</w:t>
      </w:r>
      <w:r w:rsidRPr="007E078E">
        <w:t xml:space="preserve"> quantum of creativity.”); </w:t>
      </w:r>
      <w:r w:rsidRPr="007E078E">
        <w:rPr>
          <w:i/>
        </w:rPr>
        <w:t xml:space="preserve">see </w:t>
      </w:r>
      <w:r w:rsidRPr="007E078E">
        <w:t xml:space="preserve">Blankenship, </w:t>
      </w:r>
      <w:r w:rsidRPr="007E078E">
        <w:rPr>
          <w:i/>
        </w:rPr>
        <w:t>supra</w:t>
      </w:r>
      <w:r w:rsidRPr="007E078E">
        <w:t xml:space="preserve"> note</w:t>
      </w:r>
      <w:r>
        <w:t> </w:t>
      </w:r>
      <w:r>
        <w:fldChar w:fldCharType="begin"/>
      </w:r>
      <w:r>
        <w:instrText xml:space="preserve"> NOTEREF _Ref209028239 \h </w:instrText>
      </w:r>
      <w:r>
        <w:fldChar w:fldCharType="separate"/>
      </w:r>
      <w:r>
        <w:t>91</w:t>
      </w:r>
      <w:r>
        <w:fldChar w:fldCharType="end"/>
      </w:r>
      <w:r w:rsidRPr="007E078E">
        <w:t xml:space="preserve"> at 127</w:t>
      </w:r>
      <w:r w:rsidRPr="007E078E">
        <w:rPr>
          <w:i/>
        </w:rPr>
        <w:t xml:space="preserve"> </w:t>
      </w:r>
      <w:r w:rsidRPr="007E078E">
        <w:t xml:space="preserve">(“[Copying in law] considers whether the defendant copied a copyrightable expression in such a way that liability should follow.”); </w:t>
      </w:r>
      <w:r w:rsidRPr="007E078E">
        <w:rPr>
          <w:i/>
        </w:rPr>
        <w:t xml:space="preserve">See </w:t>
      </w:r>
      <w:r w:rsidRPr="007E078E">
        <w:t xml:space="preserve">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13D.06 (“[T]he substantial similarity step of the infringement analysis focuses only on the protected elements of plaintiff’s work that defendant copied.”).</w:t>
      </w:r>
    </w:p>
  </w:footnote>
  <w:footnote w:id="95">
    <w:p w14:paraId="572E67AF" w14:textId="77777777" w:rsidR="002039EA" w:rsidRPr="007E078E" w:rsidRDefault="002039EA" w:rsidP="002039EA">
      <w:pPr>
        <w:pStyle w:val="FootnoteText"/>
      </w:pPr>
      <w:r w:rsidRPr="007E078E">
        <w:rPr>
          <w:rStyle w:val="FootnoteReference"/>
          <w:color w:val="auto"/>
        </w:rPr>
        <w:footnoteRef/>
      </w:r>
      <w:r w:rsidRPr="007E078E">
        <w:t xml:space="preserve"> Alan Latman, </w:t>
      </w:r>
      <w:r w:rsidRPr="007E078E">
        <w:rPr>
          <w:i/>
        </w:rPr>
        <w:t>“Probative Similarity” as Proof of Copying: Toward Dispelling Some Myths in Copyright Infringement</w:t>
      </w:r>
      <w:r w:rsidRPr="007E078E">
        <w:t>, 90 Columbia L. Rev. 1187, 1189 (1990) (“[N]</w:t>
      </w:r>
      <w:proofErr w:type="spellStart"/>
      <w:r w:rsidRPr="007E078E">
        <w:t>ot</w:t>
      </w:r>
      <w:proofErr w:type="spellEnd"/>
      <w:r w:rsidRPr="007E078E">
        <w:t xml:space="preserve"> only must [defendant] copy protected material, but also such protected material must be ‘substantial.’”</w:t>
      </w:r>
      <w:r>
        <w:t xml:space="preserve"> (quoting R.L. Polk &amp; Co. </w:t>
      </w:r>
      <w:proofErr w:type="spellStart"/>
      <w:proofErr w:type="gramStart"/>
      <w:r>
        <w:t>v.Musser</w:t>
      </w:r>
      <w:proofErr w:type="spellEnd"/>
      <w:proofErr w:type="gramEnd"/>
      <w:r>
        <w:t xml:space="preserve">, 196 F.2d 1020, 1021 (3d Cir. 1952) (per </w:t>
      </w:r>
      <w:proofErr w:type="spellStart"/>
      <w:r>
        <w:t>curiam</w:t>
      </w:r>
      <w:proofErr w:type="spellEnd"/>
      <w:r>
        <w:t>))</w:t>
      </w:r>
      <w:r w:rsidRPr="007E078E">
        <w:t>).</w:t>
      </w:r>
    </w:p>
  </w:footnote>
  <w:footnote w:id="96">
    <w:p w14:paraId="2A4C7CC4" w14:textId="2817777F"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Rentmeester v. Nike, Inc.</w:t>
      </w:r>
      <w:r w:rsidRPr="007E078E">
        <w:t>, 883 F.3d 1111, 1118 (9th Cir. 2018)</w:t>
      </w:r>
      <w:r>
        <w:t xml:space="preserve"> (quoting Cavalier v. Random House, Inc., 297 F.3d 815, 822 (9th Cir. 2002)), </w:t>
      </w:r>
      <w:r w:rsidRPr="00892806">
        <w:rPr>
          <w:i/>
          <w:iCs/>
        </w:rPr>
        <w:t>overruled on other grounds</w:t>
      </w:r>
      <w:r>
        <w:t xml:space="preserve">, </w:t>
      </w:r>
      <w:r w:rsidRPr="0055096E">
        <w:t>Skidmore</w:t>
      </w:r>
      <w:r>
        <w:t> </w:t>
      </w:r>
      <w:r w:rsidRPr="0055096E">
        <w:t>v.</w:t>
      </w:r>
      <w:r>
        <w:t xml:space="preserve"> </w:t>
      </w:r>
      <w:r w:rsidRPr="0055096E">
        <w:t>Zeppelin, 925 F.3d 1051 (9th Cir. 2020) (</w:t>
      </w:r>
      <w:proofErr w:type="spellStart"/>
      <w:r w:rsidRPr="0055096E">
        <w:t>en</w:t>
      </w:r>
      <w:proofErr w:type="spellEnd"/>
      <w:r w:rsidRPr="0055096E">
        <w:t xml:space="preserve"> banc)</w:t>
      </w:r>
      <w:r w:rsidRPr="007E078E">
        <w:t>.</w:t>
      </w:r>
    </w:p>
  </w:footnote>
  <w:footnote w:id="97">
    <w:p w14:paraId="535B3D06"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 xml:space="preserve">Advanta-STAR Auto. </w:t>
      </w:r>
      <w:proofErr w:type="spellStart"/>
      <w:r w:rsidRPr="007E078E">
        <w:rPr>
          <w:i/>
          <w:iCs/>
        </w:rPr>
        <w:t>Rsch</w:t>
      </w:r>
      <w:proofErr w:type="spellEnd"/>
      <w:r w:rsidRPr="007E078E">
        <w:rPr>
          <w:i/>
          <w:iCs/>
        </w:rPr>
        <w:t>. Corp. of Am. v. Search Optics, LLC</w:t>
      </w:r>
      <w:r w:rsidRPr="007E078E">
        <w:t>, 672 F. Supp. 3d 1035, 1049 (S.D. Cal. 2023).</w:t>
      </w:r>
    </w:p>
  </w:footnote>
  <w:footnote w:id="98">
    <w:p w14:paraId="6E40F681" w14:textId="77777777" w:rsidR="002039EA" w:rsidRPr="007E078E" w:rsidRDefault="002039EA" w:rsidP="002039EA">
      <w:pPr>
        <w:pStyle w:val="FootnoteText"/>
      </w:pPr>
      <w:r w:rsidRPr="007E078E">
        <w:rPr>
          <w:rStyle w:val="FootnoteReference"/>
          <w:color w:val="auto"/>
        </w:rPr>
        <w:footnoteRef/>
      </w:r>
      <w:r w:rsidRPr="007E078E">
        <w:t xml:space="preserve"> Feist Publications, Inc. v. Rural Tel. Serv. Co., 499 U.S. 340</w:t>
      </w:r>
      <w:r>
        <w:t>, 349</w:t>
      </w:r>
      <w:r w:rsidRPr="007E078E">
        <w:t xml:space="preserve"> (1991) (“This inevitably means that the copyright in a factual compilation is thin.”).</w:t>
      </w:r>
    </w:p>
  </w:footnote>
  <w:footnote w:id="99">
    <w:p w14:paraId="4D3D9F36" w14:textId="77777777" w:rsidR="002039EA" w:rsidRPr="007E078E" w:rsidRDefault="002039EA" w:rsidP="002039EA">
      <w:pPr>
        <w:pStyle w:val="FootnoteText"/>
      </w:pPr>
      <w:r w:rsidRPr="007E078E">
        <w:rPr>
          <w:rStyle w:val="FootnoteReference"/>
          <w:color w:val="auto"/>
        </w:rPr>
        <w:footnoteRef/>
      </w:r>
      <w:r w:rsidRPr="007E078E">
        <w:t xml:space="preserve"> 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13D.32 (adding that multiple circuits agree with this approach, and that “virtual identity is not the same as absolute identity.”).</w:t>
      </w:r>
    </w:p>
  </w:footnote>
  <w:footnote w:id="100">
    <w:p w14:paraId="5011A71E"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rPr>
        <w:t xml:space="preserve">Id. </w:t>
      </w:r>
      <w:r w:rsidRPr="007E078E">
        <w:t>§ 2.03.</w:t>
      </w:r>
    </w:p>
  </w:footnote>
  <w:footnote w:id="101">
    <w:p w14:paraId="50451532" w14:textId="77777777" w:rsidR="002039EA" w:rsidRPr="007E078E" w:rsidRDefault="002039EA" w:rsidP="002039EA">
      <w:pPr>
        <w:pStyle w:val="FootnoteText"/>
      </w:pPr>
      <w:r w:rsidRPr="007E078E">
        <w:rPr>
          <w:rStyle w:val="FootnoteReference"/>
          <w:color w:val="auto"/>
        </w:rPr>
        <w:footnoteRef/>
      </w:r>
      <w:r w:rsidRPr="007E078E">
        <w:t xml:space="preserve"> Edward Samuels, </w:t>
      </w:r>
      <w:r w:rsidRPr="007E078E">
        <w:rPr>
          <w:i/>
        </w:rPr>
        <w:t>The Idea-Expression Dichotomy in Copyright Law</w:t>
      </w:r>
      <w:r w:rsidRPr="007E078E">
        <w:t>, 56 Tenn. L. Rev. 321, 326-27 (1989).</w:t>
      </w:r>
    </w:p>
  </w:footnote>
  <w:footnote w:id="102">
    <w:p w14:paraId="054AFD34" w14:textId="77777777" w:rsidR="002039EA" w:rsidRPr="007E078E" w:rsidRDefault="002039EA" w:rsidP="002039EA">
      <w:pPr>
        <w:pStyle w:val="FootnoteText"/>
      </w:pPr>
      <w:r w:rsidRPr="007E078E">
        <w:rPr>
          <w:rStyle w:val="FootnoteReference"/>
          <w:color w:val="auto"/>
        </w:rPr>
        <w:footnoteRef/>
      </w:r>
      <w:r w:rsidRPr="007E078E">
        <w:t xml:space="preserve"> Eldred v. Ashcroft, 537 U.S. 186</w:t>
      </w:r>
      <w:r>
        <w:t>, 217</w:t>
      </w:r>
      <w:r w:rsidRPr="007E078E">
        <w:t xml:space="preserve"> (2003) (“[C]</w:t>
      </w:r>
      <w:proofErr w:type="spellStart"/>
      <w:r w:rsidRPr="007E078E">
        <w:t>opyright</w:t>
      </w:r>
      <w:proofErr w:type="spellEnd"/>
      <w:r w:rsidRPr="007E078E">
        <w:t xml:space="preserve"> gives the holder no monopoly on any knowledge. A reader of an author's writing may make full use of any fact or idea she acquires from her reading.”).</w:t>
      </w:r>
    </w:p>
  </w:footnote>
  <w:footnote w:id="103">
    <w:p w14:paraId="28E065CB" w14:textId="77777777" w:rsidR="002039EA" w:rsidRPr="007E078E" w:rsidRDefault="002039EA" w:rsidP="002039EA">
      <w:pPr>
        <w:pStyle w:val="FootnoteText"/>
      </w:pPr>
      <w:r w:rsidRPr="007E078E">
        <w:rPr>
          <w:rStyle w:val="FootnoteReference"/>
          <w:color w:val="auto"/>
        </w:rPr>
        <w:footnoteRef/>
      </w:r>
      <w:r w:rsidRPr="007E078E">
        <w:t xml:space="preserve"> Feist Publications, Inc. v. Rural Tel. Serv. Co., 499 U.S. 340</w:t>
      </w:r>
      <w:r>
        <w:t>, 350</w:t>
      </w:r>
      <w:r w:rsidRPr="007E078E">
        <w:t xml:space="preserve"> (1991) (“As applied to a factual compilation, assuming the absence of original written expression, only the compiler's selection and arrangement may be protected; the raw facts may be copied at will.”).</w:t>
      </w:r>
    </w:p>
  </w:footnote>
  <w:footnote w:id="104">
    <w:p w14:paraId="43ADF589" w14:textId="77777777" w:rsidR="002039EA" w:rsidRPr="007E078E" w:rsidRDefault="002039EA" w:rsidP="002039EA">
      <w:pPr>
        <w:pStyle w:val="FootnoteText"/>
      </w:pPr>
      <w:r w:rsidRPr="007E078E">
        <w:rPr>
          <w:rStyle w:val="FootnoteReference"/>
          <w:color w:val="auto"/>
        </w:rPr>
        <w:footnoteRef/>
      </w:r>
      <w:r w:rsidRPr="007E078E">
        <w:t xml:space="preserve"> William E. Greenspan, </w:t>
      </w:r>
      <w:r w:rsidRPr="007E078E">
        <w:rPr>
          <w:i/>
        </w:rPr>
        <w:t>Applications of the Idea/Expression Merger Doctrine in Copyright Infringement Cases</w:t>
      </w:r>
      <w:r w:rsidRPr="007E078E">
        <w:t>, 26 Bus. L. Rev. 1, 2 (1993).</w:t>
      </w:r>
    </w:p>
  </w:footnote>
  <w:footnote w:id="105">
    <w:p w14:paraId="03B16BFB" w14:textId="3658B595" w:rsidR="002039EA" w:rsidRPr="007E078E" w:rsidRDefault="002039EA" w:rsidP="002039EA">
      <w:pPr>
        <w:pStyle w:val="FootnoteText"/>
      </w:pPr>
      <w:r w:rsidRPr="007E078E">
        <w:rPr>
          <w:rStyle w:val="FootnoteReference"/>
          <w:color w:val="auto"/>
        </w:rPr>
        <w:footnoteRef/>
      </w:r>
      <w:r w:rsidRPr="007E078E">
        <w:t xml:space="preserve"> Herbert Rosenthal Jewelry Corp. v. Kalpakian, 446 F.2d 738, 742 (9th Cir. 1971). Instead of finding the expression entirely unprotectable, some courts instead subject it to “thin” copyright. </w:t>
      </w:r>
      <w:r w:rsidRPr="007E078E">
        <w:rPr>
          <w:i/>
        </w:rPr>
        <w:t>See</w:t>
      </w:r>
      <w:r w:rsidRPr="007E078E">
        <w:t xml:space="preserve"> </w:t>
      </w:r>
      <w:ins w:id="33" w:author="Chen Xing" w:date="2025-10-20T13:45:00Z" w16du:dateUtc="2025-10-20T04:45:00Z">
        <w:r w:rsidR="009B720B" w:rsidRPr="009B720B">
          <w:rPr>
            <w:highlight w:val="cyan"/>
            <w:rPrChange w:id="34" w:author="Chen Xing" w:date="2025-10-20T13:45:00Z" w16du:dateUtc="2025-10-20T04:45:00Z">
              <w:rPr/>
            </w:rPrChange>
          </w:rPr>
          <w:t>[RCC]</w:t>
        </w:r>
      </w:ins>
      <w:r w:rsidR="00445C3F">
        <w:t xml:space="preserve">J.H. Reichman, </w:t>
      </w:r>
      <w:r w:rsidR="00445C3F">
        <w:rPr>
          <w:i/>
          <w:iCs/>
        </w:rPr>
        <w:t xml:space="preserve">Electronic Information Tools—The Outer Edge of World Intellectual Property </w:t>
      </w:r>
      <w:r w:rsidR="00445C3F" w:rsidRPr="00892806">
        <w:t>Law</w:t>
      </w:r>
      <w:r w:rsidR="00445C3F">
        <w:t xml:space="preserve">, 17 U. Dayton L. Rev. 797, 819 (1992) </w:t>
      </w:r>
      <w:r w:rsidRPr="007E078E">
        <w:t>(“</w:t>
      </w:r>
      <w:r w:rsidRPr="007E078E">
        <w:rPr>
          <w:i/>
        </w:rPr>
        <w:t xml:space="preserve">Feist </w:t>
      </w:r>
      <w:r w:rsidRPr="007E078E">
        <w:t xml:space="preserve">and </w:t>
      </w:r>
      <w:r w:rsidRPr="007E078E">
        <w:rPr>
          <w:i/>
        </w:rPr>
        <w:t>Bonito Boats</w:t>
      </w:r>
      <w:r w:rsidRPr="007E078E">
        <w:t xml:space="preserve"> suggest that copyright law should never afford borderline factual and functional works more than ‘thin’ protection against wholesale appropriation of surface expression.”).</w:t>
      </w:r>
    </w:p>
  </w:footnote>
  <w:footnote w:id="106">
    <w:p w14:paraId="48881C2E" w14:textId="77777777" w:rsidR="002039EA" w:rsidRPr="007E078E" w:rsidRDefault="002039EA" w:rsidP="002039EA">
      <w:pPr>
        <w:pStyle w:val="FootnoteText"/>
      </w:pPr>
      <w:r w:rsidRPr="007E078E">
        <w:rPr>
          <w:rStyle w:val="FootnoteReference"/>
          <w:color w:val="auto"/>
        </w:rPr>
        <w:footnoteRef/>
      </w:r>
      <w:r w:rsidRPr="007E078E">
        <w:t xml:space="preserve"> Faith O. </w:t>
      </w:r>
      <w:proofErr w:type="spellStart"/>
      <w:r w:rsidRPr="007E078E">
        <w:t>Majekolagbe</w:t>
      </w:r>
      <w:proofErr w:type="spellEnd"/>
      <w:r w:rsidRPr="007E078E">
        <w:t xml:space="preserve">, </w:t>
      </w:r>
      <w:r w:rsidRPr="007E078E">
        <w:rPr>
          <w:i/>
        </w:rPr>
        <w:t>Public Domain and Access to Knowledge</w:t>
      </w:r>
      <w:r w:rsidRPr="007E078E">
        <w:t>, 31 J. Intell. Prop. L. 1, 2 (2024).</w:t>
      </w:r>
    </w:p>
  </w:footnote>
  <w:footnote w:id="107">
    <w:p w14:paraId="28ADD9B1" w14:textId="67B68B20" w:rsidR="002039EA" w:rsidRPr="007E078E" w:rsidRDefault="002039EA" w:rsidP="002039EA">
      <w:pPr>
        <w:pStyle w:val="FootnoteText"/>
      </w:pPr>
      <w:r w:rsidRPr="007E078E">
        <w:rPr>
          <w:rStyle w:val="FootnoteReference"/>
          <w:color w:val="auto"/>
        </w:rPr>
        <w:footnoteRef/>
      </w:r>
      <w:r w:rsidRPr="007E078E">
        <w:t xml:space="preserve"> </w:t>
      </w:r>
      <w:r>
        <w:t>17</w:t>
      </w:r>
      <w:r w:rsidRPr="007E078E">
        <w:t xml:space="preserve"> U.S.C. § 1202(c) (defining “copyright management information” as “</w:t>
      </w:r>
      <w:r w:rsidRPr="007E078E">
        <w:rPr>
          <w:shd w:val="clear" w:color="auto" w:fill="FFFFFF"/>
        </w:rPr>
        <w:t>information conveyed in connection with copies…”).</w:t>
      </w:r>
      <w:r w:rsidRPr="007E078E">
        <w:t xml:space="preserve"> Note that the provision again refers to copies in § 1202(b)(3), which specifies “copies of works” in its prohibition of distribution, import for distribution, and public performance of works.</w:t>
      </w:r>
    </w:p>
  </w:footnote>
  <w:footnote w:id="108">
    <w:p w14:paraId="308531FE" w14:textId="3CD3401A" w:rsidR="002039EA" w:rsidRPr="007E078E" w:rsidRDefault="002039EA" w:rsidP="002039EA">
      <w:pPr>
        <w:pStyle w:val="FootnoteText"/>
      </w:pPr>
      <w:r w:rsidRPr="007E078E">
        <w:rPr>
          <w:rStyle w:val="FootnoteReference"/>
          <w:color w:val="auto"/>
        </w:rPr>
        <w:footnoteRef/>
      </w:r>
      <w:r w:rsidRPr="007E078E">
        <w:t xml:space="preserve"> </w:t>
      </w:r>
      <w:r>
        <w:t>17</w:t>
      </w:r>
      <w:r w:rsidRPr="007E078E">
        <w:t xml:space="preserve"> U.S.C. § 1202(c)</w:t>
      </w:r>
      <w:r>
        <w:t>.</w:t>
      </w:r>
    </w:p>
  </w:footnote>
  <w:footnote w:id="109">
    <w:p w14:paraId="00DBBD30" w14:textId="39AC62AB" w:rsidR="002039EA" w:rsidRDefault="002039EA" w:rsidP="002039EA">
      <w:pPr>
        <w:pStyle w:val="FootnoteText"/>
      </w:pPr>
      <w:r w:rsidRPr="007E078E">
        <w:rPr>
          <w:rStyle w:val="FootnoteReference"/>
          <w:color w:val="auto"/>
        </w:rPr>
        <w:footnoteRef/>
      </w:r>
      <w:r w:rsidRPr="007E078E">
        <w:t xml:space="preserve"> One understanding is that courts derive their identicality and similarity standards from the requirement that a work be a “copy.” </w:t>
      </w:r>
      <w:r w:rsidRPr="007E078E">
        <w:rPr>
          <w:i/>
          <w:iCs/>
        </w:rPr>
        <w:t xml:space="preserve">See </w:t>
      </w:r>
      <w:r w:rsidRPr="007E078E">
        <w:t xml:space="preserve">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12A.10(C)(1) (“[§ 1202(b)(3)’s mention of ‘copies of works’] therefore serves as the statutory hook to prevent nonsensical claims that plaintiff has a right to complain about elimination of its copyright management information when defendant propounds an entirely dissimilar work.”); </w:t>
      </w:r>
      <w:r w:rsidRPr="007E078E">
        <w:rPr>
          <w:i/>
          <w:iCs/>
        </w:rPr>
        <w:t>Real World Media LLC v. Daily Caller, Inc.</w:t>
      </w:r>
      <w:r w:rsidRPr="007E078E">
        <w:t xml:space="preserve">, 744 F. Supp. 3d 24, 40 (D.D.C. 2024) (opining—while declining to take a position—that the identicality requirement is “grounded in the DMCA's definition of CMI as information </w:t>
      </w:r>
      <w:r>
        <w:t>‘</w:t>
      </w:r>
      <w:r w:rsidRPr="007E078E">
        <w:t>conveyed in connection with copies ... of a work</w:t>
      </w:r>
      <w:r>
        <w:t>’” (emphasis omitted) (quoting 17 U.S.C. § 1202(c))</w:t>
      </w:r>
      <w:r w:rsidRPr="007E078E">
        <w:t xml:space="preserve">); </w:t>
      </w:r>
      <w:r w:rsidRPr="007E078E">
        <w:rPr>
          <w:u w:color="DCA10D"/>
        </w:rPr>
        <w:t>New York Times Co. v. Microsoft Corp., 777 F. Supp. 3d 283, 317 (S.D.N.Y. 2025) (“While the DMCA does not define ‘copies of works,’ an abundance of case law establishes that in ‘cases where claims of removal of CMI have been held viable, the underlying work has been substantially or entirely reproduced</w:t>
      </w:r>
      <w:r w:rsidR="00911CA5">
        <w:rPr>
          <w:u w:color="DCA10D"/>
        </w:rPr>
        <w:t>.</w:t>
      </w:r>
      <w:r w:rsidRPr="007E078E">
        <w:rPr>
          <w:u w:color="DCA10D"/>
        </w:rPr>
        <w:t>’”</w:t>
      </w:r>
      <w:r w:rsidRPr="004B5F18">
        <w:rPr>
          <w:u w:color="DCA10D"/>
        </w:rPr>
        <w:t xml:space="preserve"> </w:t>
      </w:r>
      <w:r w:rsidR="00911CA5">
        <w:rPr>
          <w:u w:color="DCA10D"/>
        </w:rPr>
        <w:t>(</w:t>
      </w:r>
      <w:r>
        <w:rPr>
          <w:u w:color="DCA10D"/>
        </w:rPr>
        <w:t xml:space="preserve">quoting Fischer v. Forrest, 268 </w:t>
      </w:r>
      <w:proofErr w:type="spellStart"/>
      <w:r>
        <w:rPr>
          <w:u w:color="DCA10D"/>
        </w:rPr>
        <w:t>F.Supp</w:t>
      </w:r>
      <w:proofErr w:type="spellEnd"/>
      <w:r>
        <w:rPr>
          <w:u w:color="DCA10D"/>
        </w:rPr>
        <w:t>. 3d 590, 609 (S.D.N.Y. 2018)</w:t>
      </w:r>
      <w:r w:rsidRPr="007E078E">
        <w:rPr>
          <w:u w:color="DCA10D"/>
        </w:rPr>
        <w:t>)</w:t>
      </w:r>
      <w:r w:rsidR="00911CA5">
        <w:rPr>
          <w:u w:color="DCA10D"/>
        </w:rPr>
        <w:t>)</w:t>
      </w:r>
      <w:r w:rsidRPr="007E078E">
        <w:rPr>
          <w:u w:color="DCA10D"/>
        </w:rPr>
        <w:t>.</w:t>
      </w:r>
      <w:r w:rsidRPr="007E078E">
        <w:t xml:space="preserve"> However, some courts instead justify these standards using § 1202(b)(1)’s prohibition against “</w:t>
      </w:r>
      <w:proofErr w:type="spellStart"/>
      <w:r w:rsidRPr="007E078E">
        <w:t>remov</w:t>
      </w:r>
      <w:proofErr w:type="spellEnd"/>
      <w:r>
        <w:t>[</w:t>
      </w:r>
      <w:proofErr w:type="spellStart"/>
      <w:r w:rsidRPr="007E078E">
        <w:t>ing</w:t>
      </w:r>
      <w:proofErr w:type="spellEnd"/>
      <w:r>
        <w:t>]</w:t>
      </w:r>
      <w:r w:rsidRPr="007E078E">
        <w:t>…</w:t>
      </w:r>
      <w:r>
        <w:t>copyright management information </w:t>
      </w:r>
      <w:proofErr w:type="gramStart"/>
      <w:r>
        <w:t>. . . </w:t>
      </w:r>
      <w:r w:rsidRPr="007E078E">
        <w:t>.</w:t>
      </w:r>
      <w:proofErr w:type="gramEnd"/>
      <w:r w:rsidRPr="007E078E">
        <w:t xml:space="preserve">” § 1202(b)(1). Such courts state that merely omitting CMI is not a violation of § 1202(b), whereas removing CMI is. They require identicality or similarity to show that the allegedly violating work is not a recreation of the original work from which CMI was omitted, but rather the exact same work without CMI. </w:t>
      </w:r>
      <w:r w:rsidRPr="007E078E">
        <w:rPr>
          <w:i/>
        </w:rPr>
        <w:t>See e.g.</w:t>
      </w:r>
      <w:r w:rsidRPr="007E078E">
        <w:t xml:space="preserve"> Dolls Kill, Inc. v. </w:t>
      </w:r>
      <w:proofErr w:type="spellStart"/>
      <w:r w:rsidRPr="007E078E">
        <w:t>Zoetop</w:t>
      </w:r>
      <w:proofErr w:type="spellEnd"/>
      <w:r w:rsidRPr="007E078E">
        <w:t xml:space="preserve"> Bus. Co., No. 222CV01463RGKMAA, 2022 WL 16961477, at *4 (C.D. Cal. Aug. 25, 2022) (“The differences between the parties’ products undercut any inference that Defendants removed or altered Plaintiff's CMI. To find otherwise would be to speculate that by merely omitting CMI, Defendants must have necessarily removed it.”); </w:t>
      </w:r>
    </w:p>
    <w:p w14:paraId="08F57ABC" w14:textId="77777777" w:rsidR="002039EA" w:rsidRDefault="002039EA" w:rsidP="002039EA">
      <w:pPr>
        <w:pStyle w:val="FootnoteText"/>
      </w:pPr>
      <w:r w:rsidRPr="007E078E">
        <w:rPr>
          <w:i/>
        </w:rPr>
        <w:t xml:space="preserve">see e.g. </w:t>
      </w:r>
      <w:r w:rsidRPr="007E078E">
        <w:t>Andersen v. Stability AI Ltd., 744 F. Supp. 3d 956, 971 (N.D. Cal. 2024) (claiming that lack of identicality pleads a plaintiff out of a § 1202(b) claim “because failing to affix CMI to a ‘different work’ is not ‘removal’ under Section 1202”</w:t>
      </w:r>
      <w:proofErr w:type="gramStart"/>
      <w:r w:rsidRPr="007E078E">
        <w:t>);</w:t>
      </w:r>
      <w:proofErr w:type="gramEnd"/>
      <w:r w:rsidRPr="007E078E">
        <w:t xml:space="preserve"> </w:t>
      </w:r>
    </w:p>
    <w:p w14:paraId="4C723CCA" w14:textId="77777777" w:rsidR="002039EA" w:rsidRDefault="002039EA" w:rsidP="002039EA">
      <w:pPr>
        <w:pStyle w:val="FootnoteText"/>
      </w:pPr>
      <w:r w:rsidRPr="007E078E">
        <w:rPr>
          <w:i/>
          <w:iCs/>
        </w:rPr>
        <w:t xml:space="preserve">see e.g. </w:t>
      </w:r>
      <w:r w:rsidRPr="007E078E">
        <w:t xml:space="preserve">Kipp Flores Architects, LLC v. </w:t>
      </w:r>
      <w:proofErr w:type="spellStart"/>
      <w:r w:rsidRPr="007E078E">
        <w:t>Pradera</w:t>
      </w:r>
      <w:proofErr w:type="spellEnd"/>
      <w:r w:rsidRPr="007E078E">
        <w:t xml:space="preserve"> SFR, LLC, No. SA-21-CV-00673-XR, 2022 WL 1105751, at *3 (W.D. Tex. Apr. 13, 2022) (“‘Removal’ of CMI from a copyrighted work is not the same as the failure to add CMI to a nonidentical rendition or a derivative of the protected work.”). </w:t>
      </w:r>
    </w:p>
    <w:p w14:paraId="5592E317" w14:textId="77777777" w:rsidR="002039EA" w:rsidRPr="007E078E" w:rsidRDefault="002039EA" w:rsidP="002039EA">
      <w:pPr>
        <w:pStyle w:val="FootnoteText"/>
      </w:pPr>
      <w:r w:rsidRPr="007E078E">
        <w:rPr>
          <w:i/>
        </w:rPr>
        <w:t>But see</w:t>
      </w:r>
      <w:r w:rsidRPr="007E078E">
        <w:t xml:space="preserve"> Doe 1 v. GitHub, Inc., 672 F. Supp. 3d 837, 857 (N.D. Cal. 2023) (stating that the “semantic distinction” between passive non-inclusion and active removal of CMI is “not meaningful”). </w:t>
      </w:r>
    </w:p>
  </w:footnote>
  <w:footnote w:id="110">
    <w:p w14:paraId="7F1ED972"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See infra</w:t>
      </w:r>
      <w:r w:rsidRPr="007E078E">
        <w:t xml:space="preserve"> note </w:t>
      </w:r>
      <w:r w:rsidRPr="007E078E">
        <w:fldChar w:fldCharType="begin"/>
      </w:r>
      <w:r w:rsidRPr="007E078E">
        <w:instrText xml:space="preserve"> NOTEREF _Ref205397382 \h  \* MERGEFORMAT </w:instrText>
      </w:r>
      <w:r w:rsidRPr="007E078E">
        <w:fldChar w:fldCharType="separate"/>
      </w:r>
      <w:r w:rsidRPr="007E078E">
        <w:t>114</w:t>
      </w:r>
      <w:r w:rsidRPr="007E078E">
        <w:fldChar w:fldCharType="end"/>
      </w:r>
      <w:r w:rsidRPr="007E078E">
        <w:t>.</w:t>
      </w:r>
    </w:p>
  </w:footnote>
  <w:footnote w:id="111">
    <w:p w14:paraId="5D88E06D"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iCs/>
        </w:rPr>
        <w:t>See infra</w:t>
      </w:r>
      <w:r w:rsidRPr="007E078E">
        <w:t xml:space="preserve"> note </w:t>
      </w:r>
      <w:r w:rsidRPr="007E078E">
        <w:fldChar w:fldCharType="begin"/>
      </w:r>
      <w:r w:rsidRPr="007E078E">
        <w:instrText xml:space="preserve"> NOTEREF _Ref205399004 \h  \* MERGEFORMAT </w:instrText>
      </w:r>
      <w:r w:rsidRPr="007E078E">
        <w:fldChar w:fldCharType="separate"/>
      </w:r>
      <w:r w:rsidRPr="007E078E">
        <w:t>131</w:t>
      </w:r>
      <w:r w:rsidRPr="007E078E">
        <w:fldChar w:fldCharType="end"/>
      </w:r>
      <w:r w:rsidRPr="007E078E">
        <w:t>.</w:t>
      </w:r>
    </w:p>
  </w:footnote>
  <w:footnote w:id="112">
    <w:p w14:paraId="671692BB" w14:textId="197F9872" w:rsidR="002039EA" w:rsidRPr="007E078E" w:rsidRDefault="002039EA" w:rsidP="002039EA">
      <w:pPr>
        <w:pStyle w:val="FootnoteText"/>
      </w:pPr>
      <w:r w:rsidRPr="007E078E">
        <w:rPr>
          <w:rStyle w:val="FootnoteReference"/>
          <w:color w:val="auto"/>
        </w:rPr>
        <w:footnoteRef/>
      </w:r>
      <w:r w:rsidRPr="007E078E">
        <w:t xml:space="preserve"> Real World Media LLC v. Daily Caller, Inc., 744 F. Supp. 3d 24, 40 (D.D.C. 2024) (stating that there is a “nascent district-court split” in which “</w:t>
      </w:r>
      <w:r>
        <w:t>[</w:t>
      </w:r>
      <w:r w:rsidRPr="007E078E">
        <w:t>s</w:t>
      </w:r>
      <w:r>
        <w:t>]</w:t>
      </w:r>
      <w:proofErr w:type="spellStart"/>
      <w:r w:rsidRPr="007E078E">
        <w:t>ome</w:t>
      </w:r>
      <w:proofErr w:type="spellEnd"/>
      <w:r w:rsidRPr="007E078E">
        <w:t xml:space="preserve"> courts have held that no DMCA violation exists where an allegedly infringing work is not an ‘identical copy’ of the original but rather is a derivative work or recreates aspects of the original work’s protected expression” while “other courts have held that a DMCA claim may lie under such circumstances.”); Doe 1 v. GitHub, Inc., No. 22-CV-06823-JST, 2024 WL 4336532, at *2 (N.D. Cal. Sept. 27, 2024) (referring to disagreement on identicality requirement as a “split in authority.”); </w:t>
      </w:r>
      <w:r w:rsidR="00776972">
        <w:rPr>
          <w:i/>
          <w:iCs/>
        </w:rPr>
        <w:t xml:space="preserve">compare </w:t>
      </w:r>
      <w:r w:rsidRPr="007E078E">
        <w:t xml:space="preserve">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12A.10(C)(1) (“[T]o be actionable, the removal must be from a work that is at least substantially similar to the copyrighted work in question . . . But </w:t>
      </w:r>
      <w:r>
        <w:t xml:space="preserve">it goes too far </w:t>
      </w:r>
      <w:r w:rsidRPr="007E078E">
        <w:t>to conclude, as did </w:t>
      </w:r>
      <w:r w:rsidRPr="007E078E">
        <w:rPr>
          <w:i/>
        </w:rPr>
        <w:t xml:space="preserve">dictum </w:t>
      </w:r>
      <w:r w:rsidRPr="007E078E">
        <w:t>in one case, that ‘no DMCA violation exists where the works are not identical.’”</w:t>
      </w:r>
      <w:r>
        <w:t xml:space="preserve"> (quoting O’Neal </w:t>
      </w:r>
      <w:proofErr w:type="spellStart"/>
      <w:proofErr w:type="gramStart"/>
      <w:r>
        <w:t>v.Sideshow</w:t>
      </w:r>
      <w:proofErr w:type="spellEnd"/>
      <w:proofErr w:type="gramEnd"/>
      <w:r>
        <w:t xml:space="preserve">, 583 </w:t>
      </w:r>
      <w:proofErr w:type="spellStart"/>
      <w:r>
        <w:t>F.Supp</w:t>
      </w:r>
      <w:proofErr w:type="spellEnd"/>
      <w:r>
        <w:t>. 3d. 1282, 1287 (C.D. Cal. 2022))</w:t>
      </w:r>
      <w:r w:rsidRPr="007E078E">
        <w:t>)</w:t>
      </w:r>
      <w:r w:rsidR="00776972">
        <w:rPr>
          <w:i/>
          <w:iCs/>
        </w:rPr>
        <w:t>, with</w:t>
      </w:r>
      <w:r w:rsidRPr="007E078E">
        <w:t xml:space="preserve"> Goldstein </w:t>
      </w:r>
      <w:proofErr w:type="gramStart"/>
      <w:r w:rsidRPr="007E078E">
        <w:t>On</w:t>
      </w:r>
      <w:proofErr w:type="gramEnd"/>
      <w:r w:rsidRPr="007E078E">
        <w:t xml:space="preserve"> Copyright at § 7.18 (“As a rule, the works must be identical for there to be a violation.”). </w:t>
      </w:r>
    </w:p>
  </w:footnote>
  <w:footnote w:id="113">
    <w:p w14:paraId="680807AB" w14:textId="77777777" w:rsidR="002039EA" w:rsidRPr="007E078E" w:rsidRDefault="002039EA" w:rsidP="002039EA">
      <w:pPr>
        <w:pStyle w:val="FootnoteText"/>
      </w:pPr>
      <w:r w:rsidRPr="007E078E">
        <w:rPr>
          <w:rStyle w:val="FootnoteReference"/>
          <w:color w:val="auto"/>
        </w:rPr>
        <w:footnoteRef/>
      </w:r>
      <w:r w:rsidRPr="007E078E">
        <w:t xml:space="preserve"> </w:t>
      </w:r>
      <w:r w:rsidRPr="007E078E">
        <w:rPr>
          <w:i/>
        </w:rPr>
        <w:t xml:space="preserve">See </w:t>
      </w:r>
      <w:r w:rsidRPr="007E078E">
        <w:rPr>
          <w:i/>
          <w:iCs/>
        </w:rPr>
        <w:t>Doe 1 v. GitHub, Inc.</w:t>
      </w:r>
      <w:r w:rsidRPr="007E078E">
        <w:t>, No. 22-CV-06823-JST, 2024 WL 235217, at *8 (N.D. Cal. Jan. 22, 2024).</w:t>
      </w:r>
    </w:p>
  </w:footnote>
  <w:footnote w:id="114">
    <w:p w14:paraId="171B0F01" w14:textId="3B67CE53" w:rsidR="002039EA" w:rsidRPr="007E078E" w:rsidRDefault="002039EA" w:rsidP="002039EA">
      <w:pPr>
        <w:pStyle w:val="FootnoteText"/>
      </w:pPr>
      <w:r w:rsidRPr="007E078E">
        <w:rPr>
          <w:rStyle w:val="FootnoteReference"/>
          <w:color w:val="auto"/>
        </w:rPr>
        <w:footnoteRef/>
      </w:r>
      <w:r w:rsidRPr="007E078E">
        <w:t xml:space="preserve"> </w:t>
      </w:r>
      <w:r w:rsidR="00366969" w:rsidRPr="007E078E">
        <w:t xml:space="preserve">A smattering of courts has considered copyrightability in an unsystematic and ungeneralizable fashion. One court focused on the copyrightability inquiry within the context of class certification, finding that the plaintiffs did not sufficiently establish the common ownership necessary to certify their class because they did not suggest a manner for proving their copyright ownership. </w:t>
      </w:r>
      <w:r w:rsidR="00366969" w:rsidRPr="007E078E">
        <w:rPr>
          <w:i/>
          <w:iCs/>
        </w:rPr>
        <w:t>See Schneider v. YouTube, LLC</w:t>
      </w:r>
      <w:r w:rsidR="00366969" w:rsidRPr="007E078E">
        <w:t xml:space="preserve">, 674 F. Supp. 3d 704, 723-24 (N.D. Cal. 2023). Another court positioned the inquiry within the scienter requirement, finding that the plaintiffs failed to show the necessary scienter because the works they alleged were the subject of the § 1202 violation were owned by someone else entirely. </w:t>
      </w:r>
      <w:r w:rsidR="00366969" w:rsidRPr="007E078E">
        <w:rPr>
          <w:i/>
          <w:iCs/>
        </w:rPr>
        <w:t>See Munro v. Fairchild Tropical Botanic Garden, Inc.</w:t>
      </w:r>
      <w:r w:rsidR="00366969" w:rsidRPr="007E078E">
        <w:t xml:space="preserve">, WL 452257, at *11 (S.D. Fla. Jan 13, 2022). Another court similarly focused on ownership rather than the extent of the work’s ability to be copyrighted. Finding “issues of material fact as to which copyrights [plaintiff] owns and may enforce.” </w:t>
      </w:r>
      <w:r w:rsidR="00366969" w:rsidRPr="007E078E">
        <w:rPr>
          <w:i/>
          <w:iCs/>
        </w:rPr>
        <w:t xml:space="preserve">Sanborn </w:t>
      </w:r>
      <w:proofErr w:type="spellStart"/>
      <w:r w:rsidR="00366969" w:rsidRPr="007E078E">
        <w:rPr>
          <w:i/>
          <w:iCs/>
        </w:rPr>
        <w:t>Libr</w:t>
      </w:r>
      <w:proofErr w:type="spellEnd"/>
      <w:r w:rsidR="00366969" w:rsidRPr="007E078E">
        <w:rPr>
          <w:i/>
          <w:iCs/>
        </w:rPr>
        <w:t>. LLC v. ERIS Info, Inc.</w:t>
      </w:r>
      <w:r w:rsidR="00366969" w:rsidRPr="007E078E">
        <w:t xml:space="preserve">, WL 1744630, at *20 (S.D.N.Y. Mar. 25, 2024). Yet another court imported a copyrightability requirement seemingly by mistake, stating that “[t]o </w:t>
      </w:r>
      <w:proofErr w:type="gramStart"/>
      <w:r w:rsidR="00366969" w:rsidRPr="007E078E">
        <w:t>establish</w:t>
      </w:r>
      <w:proofErr w:type="gramEnd"/>
      <w:r w:rsidR="00366969" w:rsidRPr="007E078E">
        <w:t xml:space="preserve"> copyright infringement for all three counts,” including a copyright infringement count and two § 1202 counts, “plaintiff must show ‘(1) ownership of a valid copyright, and (2) copying of constituent elements of the work that are original.’” </w:t>
      </w:r>
      <w:r w:rsidR="00366969" w:rsidRPr="007E078E">
        <w:rPr>
          <w:i/>
          <w:iCs/>
        </w:rPr>
        <w:t>Say It Visually, Inc. v. Real Est. Educ. Co., Inc.</w:t>
      </w:r>
      <w:r w:rsidR="00366969" w:rsidRPr="007E078E">
        <w:t xml:space="preserve">, </w:t>
      </w:r>
      <w:r w:rsidR="00366969">
        <w:t xml:space="preserve">2025 </w:t>
      </w:r>
      <w:r w:rsidR="00366969" w:rsidRPr="007E078E">
        <w:t>WL 933951, at *8 (N.D. Ill. Mar. 27, 2025)</w:t>
      </w:r>
      <w:r w:rsidR="00366969">
        <w:t xml:space="preserve"> (quoting Design Basics, LLC v. Signature Contr. Inc., 994 F.3d 879, 886 (7th Cir. 2021))</w:t>
      </w:r>
      <w:r w:rsidR="00366969" w:rsidRPr="007E078E">
        <w:t xml:space="preserve">. In support of this contention, the court cited a case that is entirely about copyright infringement and does not mention § 1202 once. </w:t>
      </w:r>
      <w:r w:rsidR="00366969">
        <w:t>Say It Visually, 2025 WL 933951, at *8 (citing Design Basics, 994 F.3d at 886).</w:t>
      </w:r>
      <w:r w:rsidR="00366969" w:rsidRPr="007E078E">
        <w:t xml:space="preserve"> The closest a court has come to a proper acknowledgement of the need for a copyrightability analysis was </w:t>
      </w:r>
      <w:r w:rsidR="00366969" w:rsidRPr="007E078E">
        <w:rPr>
          <w:i/>
          <w:iCs/>
        </w:rPr>
        <w:t>Raw Story Media</w:t>
      </w:r>
      <w:r w:rsidR="00366969" w:rsidRPr="007E078E">
        <w:t>’s statement that “[p]</w:t>
      </w:r>
      <w:proofErr w:type="spellStart"/>
      <w:r w:rsidR="00366969" w:rsidRPr="007E078E">
        <w:t>laintiffs</w:t>
      </w:r>
      <w:proofErr w:type="spellEnd"/>
      <w:r w:rsidR="00366969" w:rsidRPr="007E078E">
        <w:t xml:space="preserve"> have nowhere alleged that the </w:t>
      </w:r>
      <w:r w:rsidR="00366969" w:rsidRPr="007E078E">
        <w:rPr>
          <w:i/>
          <w:iCs/>
        </w:rPr>
        <w:t>information</w:t>
      </w:r>
      <w:r w:rsidR="00366969" w:rsidRPr="007E078E">
        <w:t xml:space="preserve"> in their articles is copyrighted</w:t>
      </w:r>
      <w:r w:rsidR="00366969">
        <w:t> </w:t>
      </w:r>
      <w:proofErr w:type="gramStart"/>
      <w:r w:rsidR="00366969">
        <w:t>. . . </w:t>
      </w:r>
      <w:r w:rsidR="00366969" w:rsidRPr="007E078E">
        <w:t>.</w:t>
      </w:r>
      <w:proofErr w:type="gramEnd"/>
      <w:r w:rsidR="00366969" w:rsidRPr="007E078E">
        <w:t xml:space="preserve">” </w:t>
      </w:r>
      <w:r w:rsidR="00366969" w:rsidRPr="007E078E">
        <w:rPr>
          <w:i/>
          <w:iCs/>
        </w:rPr>
        <w:t>Raw Story Media, Inc. v. OpenAI, Inc.</w:t>
      </w:r>
      <w:r w:rsidR="00366969" w:rsidRPr="007E078E">
        <w:t xml:space="preserve">, 756 F. Supp. 3d 1, 7 (S.D.N.Y. 2024). However, the court is referring to LLMs’ “[synthesis of] the relevant information” from its training data—it seems to suggest that LLMs inherently copy unprotectable aspects of works. </w:t>
      </w:r>
      <w:r w:rsidR="00366969" w:rsidRPr="007E078E">
        <w:rPr>
          <w:i/>
          <w:iCs/>
        </w:rPr>
        <w:t>Id.</w:t>
      </w:r>
      <w:r w:rsidR="00366969" w:rsidRPr="007E078E">
        <w:t xml:space="preserve"> This is distinct from an inquiry into the copyrightability of the training data </w:t>
      </w:r>
      <w:proofErr w:type="spellStart"/>
      <w:proofErr w:type="gramStart"/>
      <w:r w:rsidR="00366969" w:rsidRPr="007E078E">
        <w:t>itself.</w:t>
      </w:r>
      <w:r w:rsidRPr="007E078E">
        <w:rPr>
          <w:i/>
          <w:iCs/>
        </w:rPr>
        <w:t>Visually</w:t>
      </w:r>
      <w:proofErr w:type="spellEnd"/>
      <w:proofErr w:type="gramEnd"/>
      <w:r w:rsidRPr="007E078E">
        <w:rPr>
          <w:i/>
          <w:iCs/>
        </w:rPr>
        <w:t>, Inc. v. Real Est. Educ. Co., Inc.</w:t>
      </w:r>
      <w:r w:rsidRPr="007E078E">
        <w:t xml:space="preserve">, </w:t>
      </w:r>
      <w:r>
        <w:t xml:space="preserve">2025 </w:t>
      </w:r>
      <w:r w:rsidRPr="007E078E">
        <w:t>WL 933951, at *8 (N.D. Ill. Mar. 27, 2025)</w:t>
      </w:r>
      <w:r>
        <w:t xml:space="preserve"> (quoting Design Basics, LLC v. Signature Contr. Inc., 994 F.3d 879, 886 (7th Cir. 2021))</w:t>
      </w:r>
      <w:r w:rsidRPr="007E078E">
        <w:t xml:space="preserve">. In support of this contention, the court cited a case that is entirely about copyright infringement and does not mention § 1202 once. </w:t>
      </w:r>
      <w:r>
        <w:t>Say It Visually, 2025 WL 933951, at *8 (citing Design Basics, 994 F.3d at 886).</w:t>
      </w:r>
      <w:r w:rsidRPr="007E078E">
        <w:t xml:space="preserve"> The closest a court has come to a proper acknowledgement of the need for a copyrightability analysis was </w:t>
      </w:r>
      <w:r w:rsidRPr="007E078E">
        <w:rPr>
          <w:i/>
          <w:iCs/>
        </w:rPr>
        <w:t>Raw Story Media</w:t>
      </w:r>
      <w:r w:rsidRPr="007E078E">
        <w:t>’s statement that “[p]</w:t>
      </w:r>
      <w:proofErr w:type="spellStart"/>
      <w:r w:rsidRPr="007E078E">
        <w:t>laintiffs</w:t>
      </w:r>
      <w:proofErr w:type="spellEnd"/>
      <w:r w:rsidRPr="007E078E">
        <w:t xml:space="preserve"> have nowhere alleged that the </w:t>
      </w:r>
      <w:r w:rsidRPr="007E078E">
        <w:rPr>
          <w:i/>
          <w:iCs/>
        </w:rPr>
        <w:t>information</w:t>
      </w:r>
      <w:r w:rsidRPr="007E078E">
        <w:t xml:space="preserve"> in their articles is copyrighted</w:t>
      </w:r>
      <w:r>
        <w:t> </w:t>
      </w:r>
      <w:proofErr w:type="gramStart"/>
      <w:r>
        <w:t>. . . </w:t>
      </w:r>
      <w:r w:rsidRPr="007E078E">
        <w:t>.</w:t>
      </w:r>
      <w:proofErr w:type="gramEnd"/>
      <w:r w:rsidRPr="007E078E">
        <w:t xml:space="preserve">” </w:t>
      </w:r>
      <w:r w:rsidRPr="007E078E">
        <w:rPr>
          <w:i/>
          <w:iCs/>
        </w:rPr>
        <w:t>Raw Story Media, Inc. v. OpenAI, Inc.</w:t>
      </w:r>
      <w:r w:rsidRPr="007E078E">
        <w:t xml:space="preserve">, 756 F. Supp. 3d 1, 7 (S.D.N.Y. 2024). However, the court is referring to LLMs’ “[synthesis of] the relevant information” from its training data—it seems to suggest that LLMs inherently copy unprotectable aspects of works. </w:t>
      </w:r>
      <w:r w:rsidRPr="007E078E">
        <w:rPr>
          <w:i/>
          <w:iCs/>
        </w:rPr>
        <w:t>Id.</w:t>
      </w:r>
      <w:r w:rsidRPr="007E078E">
        <w:t xml:space="preserve"> This is distinct from an inquiry into the copyrightability of the training data itself.</w:t>
      </w:r>
    </w:p>
  </w:footnote>
  <w:footnote w:id="115">
    <w:p w14:paraId="7E81E8A0" w14:textId="2DF3D6D8" w:rsidR="00366969" w:rsidRPr="007E078E" w:rsidRDefault="00366969" w:rsidP="00366969">
      <w:pPr>
        <w:pStyle w:val="FootnoteText"/>
        <w:rPr>
          <w:i/>
          <w:iCs/>
        </w:rPr>
      </w:pPr>
      <w:r w:rsidRPr="007E078E">
        <w:rPr>
          <w:rStyle w:val="FootnoteReference"/>
          <w:color w:val="auto"/>
        </w:rPr>
        <w:footnoteRef/>
      </w:r>
      <w:r w:rsidR="00AB424F" w:rsidRPr="007E078E">
        <w:rPr>
          <w:i/>
          <w:iCs/>
        </w:rPr>
        <w:t>Doe 1 v. GitHub, Inc.</w:t>
      </w:r>
      <w:r w:rsidR="00AB424F" w:rsidRPr="007E078E">
        <w:t>, WL 235217, at *8 (N.D. Cal. Jan. 22, 2024)</w:t>
      </w:r>
      <w:r w:rsidR="00AB424F">
        <w:t xml:space="preserve"> </w:t>
      </w:r>
      <w:r w:rsidR="003E4BE8">
        <w:t>(dismissing</w:t>
      </w:r>
      <w:r w:rsidR="00AB424F">
        <w:t xml:space="preserve"> § 1202(b) claim</w:t>
      </w:r>
      <w:r w:rsidR="003E4BE8">
        <w:t xml:space="preserve"> for lack of identicality);</w:t>
      </w:r>
      <w:r w:rsidR="00DE10A0" w:rsidRPr="007E078E">
        <w:t xml:space="preserve"> </w:t>
      </w:r>
      <w:r w:rsidRPr="007E078E">
        <w:rPr>
          <w:i/>
          <w:iCs/>
        </w:rPr>
        <w:t xml:space="preserve">Advanta-STAR Auto. </w:t>
      </w:r>
      <w:proofErr w:type="spellStart"/>
      <w:r w:rsidRPr="007E078E">
        <w:rPr>
          <w:i/>
          <w:iCs/>
        </w:rPr>
        <w:t>Rsch</w:t>
      </w:r>
      <w:proofErr w:type="spellEnd"/>
      <w:r w:rsidRPr="007E078E">
        <w:rPr>
          <w:i/>
          <w:iCs/>
        </w:rPr>
        <w:t>. Corp. of Am. v. Search Optics, LLC</w:t>
      </w:r>
      <w:r w:rsidRPr="007E078E">
        <w:t xml:space="preserve">, 672 F. Supp. 3d 1035, 1057 (S.D. Cal. 2023) (“Plaintiff has not plausibly alleged that Defendants distributed identical copies of Plaintiff's comparison. Accordingly, Plaintiff fails to state a claim for a violation of Section 1202 of the DMCA.”); </w:t>
      </w:r>
      <w:r w:rsidRPr="007E078E">
        <w:rPr>
          <w:i/>
          <w:iCs/>
        </w:rPr>
        <w:t>O'Neal v. Sideshow, Inc.</w:t>
      </w:r>
      <w:r w:rsidRPr="007E078E">
        <w:t xml:space="preserve">, 583 F. Supp. 3d 1282, 1287 (C.D. Cal. 2022) (“[Defendants] argue that [Plaintiff’s] claim fails as a matter of law because removal of CMI requires the work used by a defendant to be identical … The Court agrees.”); </w:t>
      </w:r>
      <w:r w:rsidRPr="007E078E">
        <w:rPr>
          <w:i/>
          <w:iCs/>
        </w:rPr>
        <w:t>Kirk Kara Corp. v. W. Stone &amp; Metal Corp.</w:t>
      </w:r>
      <w:r w:rsidRPr="007E078E">
        <w:t xml:space="preserve">, No. CV 20-1931-DMG (EX), 2020 WL 5991503, at *6 (C.D. Cal. Aug. 14, 2020) (“Defendant did not make </w:t>
      </w:r>
      <w:r w:rsidRPr="007E078E">
        <w:rPr>
          <w:i/>
        </w:rPr>
        <w:t>identical</w:t>
      </w:r>
      <w:r w:rsidRPr="007E078E">
        <w:t xml:space="preserve"> copies of Plaintiff’s works and then remove the engraved CMI. In such cases, even where the underlying works are similar, courts have found that no DMCA violation exists where the works are not identical.”).</w:t>
      </w:r>
    </w:p>
  </w:footnote>
  <w:footnote w:id="116">
    <w:p w14:paraId="58C64CE4" w14:textId="77777777" w:rsidR="00366969" w:rsidRPr="007E078E" w:rsidRDefault="00366969" w:rsidP="00366969">
      <w:pPr>
        <w:pStyle w:val="FootnoteText"/>
      </w:pPr>
      <w:r w:rsidRPr="007E078E">
        <w:rPr>
          <w:rStyle w:val="FootnoteReference"/>
          <w:color w:val="auto"/>
        </w:rPr>
        <w:footnoteRef/>
      </w:r>
      <w:r w:rsidRPr="007E078E">
        <w:t xml:space="preserve"> </w:t>
      </w:r>
      <w:r w:rsidRPr="007E078E">
        <w:rPr>
          <w:i/>
        </w:rPr>
        <w:t>Id.</w:t>
      </w:r>
    </w:p>
  </w:footnote>
  <w:footnote w:id="117">
    <w:p w14:paraId="4A80AFF4" w14:textId="77777777" w:rsidR="00366969" w:rsidRPr="007E078E" w:rsidRDefault="00366969" w:rsidP="00366969">
      <w:pPr>
        <w:pStyle w:val="FootnoteText"/>
      </w:pPr>
      <w:r w:rsidRPr="007E078E">
        <w:rPr>
          <w:rStyle w:val="FootnoteReference"/>
          <w:color w:val="auto"/>
        </w:rPr>
        <w:footnoteRef/>
      </w:r>
      <w:r w:rsidRPr="007E078E">
        <w:t xml:space="preserve"> Tremblay v. OpenAI, Inc., 716 F. Supp. 3d 772, </w:t>
      </w:r>
      <w:r>
        <w:t>779-</w:t>
      </w:r>
      <w:r w:rsidRPr="007E078E">
        <w:t xml:space="preserve">80 (N.D. Cal. 2024) (“Under the plain language of the statute, liability requires distributing the original ‘works’ or ‘copies of [the] works.’ 17 U.S.C. § 1202(b)(3). Plaintiffs have not alleged that Defendants distributed their books or copies of their books. Instead, they have alleged that </w:t>
      </w:r>
      <w:r>
        <w:t>‘</w:t>
      </w:r>
      <w:r w:rsidRPr="007E078E">
        <w:t>every output from the OpenAI Language Models is an infringing derivative work</w:t>
      </w:r>
      <w:r>
        <w:t>’</w:t>
      </w:r>
      <w:r w:rsidRPr="007E078E">
        <w:t xml:space="preserve"> without providing any indication as to what such outputs entail – i.e., whether they are the copyrighted books or copies of the books. That is insufficient to support this cause of action under the DMCA.”).</w:t>
      </w:r>
    </w:p>
  </w:footnote>
  <w:footnote w:id="118">
    <w:p w14:paraId="45EAF769" w14:textId="77777777" w:rsidR="00366969" w:rsidRPr="007E078E" w:rsidRDefault="00366969" w:rsidP="00366969">
      <w:pPr>
        <w:pStyle w:val="FootnoteText"/>
      </w:pPr>
      <w:r w:rsidRPr="007E078E">
        <w:rPr>
          <w:rStyle w:val="FootnoteReference"/>
          <w:color w:val="auto"/>
        </w:rPr>
        <w:footnoteRef/>
      </w:r>
      <w:r w:rsidRPr="007E078E">
        <w:t xml:space="preserve"> Splunk Inc. v. </w:t>
      </w:r>
      <w:proofErr w:type="spellStart"/>
      <w:r w:rsidRPr="007E078E">
        <w:t>Cribl</w:t>
      </w:r>
      <w:proofErr w:type="spellEnd"/>
      <w:r w:rsidRPr="007E078E">
        <w:t>, Inc., 662 F. Supp. 3d 1029, 1054 (N.D. Cal. 2023) (“The Court may later determine . . . that the [code] was not, in fact, a derivative of [plaintiff’s] copyrighted source code. For now, however, the CMI is sufficiently pleaded to survive a motion to dismiss.”).</w:t>
      </w:r>
    </w:p>
  </w:footnote>
  <w:footnote w:id="119">
    <w:p w14:paraId="622253D4" w14:textId="77777777" w:rsidR="00366969" w:rsidRPr="007E078E" w:rsidRDefault="00366969" w:rsidP="00366969">
      <w:pPr>
        <w:pStyle w:val="FootnoteText"/>
      </w:pPr>
      <w:r w:rsidRPr="007E078E">
        <w:rPr>
          <w:rStyle w:val="FootnoteReference"/>
          <w:color w:val="auto"/>
        </w:rPr>
        <w:footnoteRef/>
      </w:r>
      <w:r w:rsidRPr="007E078E">
        <w:t xml:space="preserve"> </w:t>
      </w:r>
      <w:r w:rsidRPr="00892806">
        <w:rPr>
          <w:i/>
          <w:iCs/>
        </w:rPr>
        <w:t xml:space="preserve">Beijing </w:t>
      </w:r>
      <w:proofErr w:type="spellStart"/>
      <w:r w:rsidRPr="00892806">
        <w:rPr>
          <w:i/>
          <w:iCs/>
        </w:rPr>
        <w:t>Meishe</w:t>
      </w:r>
      <w:proofErr w:type="spellEnd"/>
      <w:r w:rsidRPr="00892806">
        <w:rPr>
          <w:i/>
          <w:iCs/>
        </w:rPr>
        <w:t xml:space="preserve"> Network Tech. Co. v. TikTok Inc.</w:t>
      </w:r>
      <w:r w:rsidRPr="007E078E">
        <w:t>, No. 23-CV-06012-SI, 2024 WL 3522196, at *9 (N.D. Cal. July 23, 2024).</w:t>
      </w:r>
    </w:p>
  </w:footnote>
  <w:footnote w:id="120">
    <w:p w14:paraId="59F6E04E" w14:textId="77777777" w:rsidR="00366969" w:rsidRPr="007E078E" w:rsidRDefault="00366969" w:rsidP="00366969">
      <w:pPr>
        <w:pStyle w:val="FootnoteText"/>
      </w:pPr>
      <w:r w:rsidRPr="007E078E">
        <w:rPr>
          <w:rStyle w:val="FootnoteReference"/>
          <w:color w:val="auto"/>
        </w:rPr>
        <w:footnoteRef/>
      </w:r>
      <w:r w:rsidRPr="007E078E">
        <w:t xml:space="preserve"> </w:t>
      </w:r>
      <w:r w:rsidRPr="00892806">
        <w:rPr>
          <w:i/>
          <w:iCs/>
        </w:rPr>
        <w:t>Frost-Tsuji Architects v. Highway Inn, Inc.</w:t>
      </w:r>
      <w:r w:rsidRPr="007E078E">
        <w:t>, 2015 WL 263556, at *4 (D. Haw. Jan. 21, 2015) (finding that a derivative use of</w:t>
      </w:r>
      <w:r>
        <w:t xml:space="preserve"> the</w:t>
      </w:r>
      <w:r w:rsidRPr="007E078E">
        <w:t xml:space="preserve"> plaintiff’s work, rather than a use of the original work, cannot uphold a CMI removal claim under § 1202(b)).</w:t>
      </w:r>
    </w:p>
  </w:footnote>
  <w:footnote w:id="121">
    <w:p w14:paraId="6F07E693" w14:textId="77777777" w:rsidR="00366969" w:rsidRPr="007E078E" w:rsidRDefault="00366969" w:rsidP="00366969">
      <w:pPr>
        <w:pStyle w:val="FootnoteText"/>
      </w:pPr>
      <w:r w:rsidRPr="007E078E">
        <w:rPr>
          <w:rStyle w:val="FootnoteReference"/>
          <w:color w:val="auto"/>
        </w:rPr>
        <w:footnoteRef/>
      </w:r>
      <w:r w:rsidRPr="007E078E">
        <w:t xml:space="preserve"> </w:t>
      </w:r>
      <w:r w:rsidRPr="00892806">
        <w:rPr>
          <w:i/>
          <w:iCs/>
        </w:rPr>
        <w:t>Real World Media LLC v. Daily Caller, Inc.</w:t>
      </w:r>
      <w:r w:rsidRPr="007E078E">
        <w:t>, 744 F. Supp. 3d 24, 40 (D.D.C. 2024).</w:t>
      </w:r>
    </w:p>
  </w:footnote>
  <w:footnote w:id="122">
    <w:p w14:paraId="1D25983B" w14:textId="77777777" w:rsidR="00366969" w:rsidRPr="007E078E" w:rsidRDefault="00366969" w:rsidP="00366969">
      <w:pPr>
        <w:pStyle w:val="FootnoteText"/>
      </w:pPr>
      <w:r w:rsidRPr="007E078E">
        <w:rPr>
          <w:rStyle w:val="FootnoteReference"/>
          <w:color w:val="auto"/>
        </w:rPr>
        <w:footnoteRef/>
      </w:r>
      <w:r w:rsidRPr="007E078E">
        <w:t xml:space="preserve"> </w:t>
      </w:r>
      <w:r w:rsidRPr="00892806">
        <w:rPr>
          <w:i/>
          <w:iCs/>
        </w:rPr>
        <w:t>Doe 1 v. GitHub, Inc.</w:t>
      </w:r>
      <w:r w:rsidRPr="007E078E">
        <w:t xml:space="preserve">, No. 22-CV-06823-JST, 2024 WL 235217, at </w:t>
      </w:r>
      <w:r>
        <w:t xml:space="preserve">*2, </w:t>
      </w:r>
      <w:r w:rsidRPr="007E078E">
        <w:t>*9 (N.D. Cal. Jan. 22, 2024).</w:t>
      </w:r>
    </w:p>
  </w:footnote>
  <w:footnote w:id="123">
    <w:p w14:paraId="464DC874" w14:textId="77777777" w:rsidR="00366969" w:rsidRPr="007E078E" w:rsidRDefault="00366969" w:rsidP="00366969">
      <w:pPr>
        <w:pStyle w:val="FootnoteText"/>
      </w:pPr>
      <w:r w:rsidRPr="007E078E">
        <w:rPr>
          <w:rStyle w:val="FootnoteReference"/>
          <w:color w:val="auto"/>
        </w:rPr>
        <w:footnoteRef/>
      </w:r>
      <w:r w:rsidRPr="007E078E">
        <w:t xml:space="preserve"> </w:t>
      </w:r>
      <w:r w:rsidRPr="007E078E">
        <w:rPr>
          <w:i/>
          <w:iCs/>
        </w:rPr>
        <w:t>O'Neal v. Sideshow, Inc.</w:t>
      </w:r>
      <w:r w:rsidRPr="007E078E">
        <w:t>, 583 F. Supp. 3d 1282, 1287 (C.D. Cal. 2022).</w:t>
      </w:r>
    </w:p>
  </w:footnote>
  <w:footnote w:id="124">
    <w:p w14:paraId="310FECBF" w14:textId="77777777" w:rsidR="00366969" w:rsidRPr="007E078E" w:rsidRDefault="00366969" w:rsidP="00366969">
      <w:pPr>
        <w:pStyle w:val="FootnoteText"/>
      </w:pPr>
      <w:r w:rsidRPr="007E078E">
        <w:rPr>
          <w:rStyle w:val="FootnoteReference"/>
          <w:i/>
          <w:iCs/>
          <w:color w:val="auto"/>
        </w:rPr>
        <w:footnoteRef/>
      </w:r>
      <w:r w:rsidRPr="007E078E">
        <w:rPr>
          <w:i/>
          <w:iCs/>
        </w:rPr>
        <w:t xml:space="preserve"> Kirk Kara Corp. v. W. Stone &amp; Metal Corp.</w:t>
      </w:r>
      <w:r w:rsidRPr="007E078E">
        <w:t>, No. CV 20-1931-DMG (EX), 2020 WL 5991503, at *6 (C.D. Cal. Aug. 14, 2020).</w:t>
      </w:r>
    </w:p>
  </w:footnote>
  <w:footnote w:id="125">
    <w:p w14:paraId="4AFA36B9" w14:textId="77777777" w:rsidR="00366969" w:rsidRPr="007E078E" w:rsidRDefault="00366969" w:rsidP="00366969">
      <w:pPr>
        <w:pStyle w:val="FootnoteText"/>
      </w:pPr>
      <w:r w:rsidRPr="007E078E">
        <w:rPr>
          <w:rStyle w:val="FootnoteReference"/>
          <w:color w:val="auto"/>
        </w:rPr>
        <w:footnoteRef/>
      </w:r>
      <w:r w:rsidRPr="007E078E">
        <w:t xml:space="preserve"> </w:t>
      </w:r>
      <w:r w:rsidRPr="007E078E">
        <w:rPr>
          <w:i/>
          <w:iCs/>
        </w:rPr>
        <w:t>Kelly v. Arriba Soft Corp.</w:t>
      </w:r>
      <w:r w:rsidRPr="007E078E">
        <w:t>, 77 F. Supp. 2d 1116, 1122 (C.D. Cal. 1999).</w:t>
      </w:r>
    </w:p>
  </w:footnote>
  <w:footnote w:id="126">
    <w:p w14:paraId="7C124127" w14:textId="77777777" w:rsidR="00366969" w:rsidRPr="007E078E" w:rsidRDefault="00366969" w:rsidP="00366969">
      <w:pPr>
        <w:pStyle w:val="FootnoteText"/>
      </w:pPr>
      <w:r w:rsidRPr="007E078E">
        <w:rPr>
          <w:rStyle w:val="FootnoteReference"/>
          <w:color w:val="auto"/>
          <w:szCs w:val="20"/>
        </w:rPr>
        <w:footnoteRef/>
      </w:r>
      <w:r w:rsidRPr="003C6E83">
        <w:rPr>
          <w:lang w:val="de-DE"/>
        </w:rPr>
        <w:t xml:space="preserve"> </w:t>
      </w:r>
      <w:r w:rsidRPr="003C6E83">
        <w:rPr>
          <w:i/>
          <w:iCs/>
          <w:lang w:val="de-DE"/>
        </w:rPr>
        <w:t xml:space="preserve">ADR </w:t>
      </w:r>
      <w:proofErr w:type="spellStart"/>
      <w:r w:rsidRPr="003C6E83">
        <w:rPr>
          <w:i/>
          <w:iCs/>
          <w:lang w:val="de-DE"/>
        </w:rPr>
        <w:t>Int’l</w:t>
      </w:r>
      <w:proofErr w:type="spellEnd"/>
      <w:r w:rsidRPr="003C6E83">
        <w:rPr>
          <w:i/>
          <w:iCs/>
          <w:lang w:val="de-DE"/>
        </w:rPr>
        <w:t xml:space="preserve"> Ltd. V. </w:t>
      </w:r>
      <w:proofErr w:type="spellStart"/>
      <w:r w:rsidRPr="003C6E83">
        <w:rPr>
          <w:i/>
          <w:iCs/>
          <w:lang w:val="de-DE"/>
        </w:rPr>
        <w:t>Inst</w:t>
      </w:r>
      <w:proofErr w:type="spellEnd"/>
      <w:r w:rsidRPr="003C6E83">
        <w:rPr>
          <w:i/>
          <w:iCs/>
          <w:lang w:val="de-DE"/>
        </w:rPr>
        <w:t xml:space="preserve">. </w:t>
      </w:r>
      <w:r w:rsidRPr="007E078E">
        <w:rPr>
          <w:i/>
          <w:iCs/>
        </w:rPr>
        <w:t xml:space="preserve">For Supply </w:t>
      </w:r>
      <w:proofErr w:type="spellStart"/>
      <w:r w:rsidRPr="007E078E">
        <w:rPr>
          <w:i/>
          <w:iCs/>
        </w:rPr>
        <w:t>Mgmt</w:t>
      </w:r>
      <w:proofErr w:type="spellEnd"/>
      <w:r w:rsidRPr="007E078E">
        <w:rPr>
          <w:i/>
          <w:iCs/>
        </w:rPr>
        <w:t>, Inc.</w:t>
      </w:r>
      <w:r w:rsidRPr="007E078E">
        <w:t>, 667 F. Supp. 3d 411, 427 (S.D. Tex. 2023) (</w:t>
      </w:r>
      <w:r>
        <w:t>“</w:t>
      </w:r>
      <w:r w:rsidRPr="007E078E">
        <w:t xml:space="preserve">Although the court in </w:t>
      </w:r>
      <w:r w:rsidRPr="007E078E">
        <w:rPr>
          <w:i/>
          <w:iCs/>
        </w:rPr>
        <w:t>Kirk Kara</w:t>
      </w:r>
      <w:r w:rsidRPr="007E078E">
        <w:t xml:space="preserve"> held the DMCA requires identical copies, the caselaw cited does not support its holding. The court relied on </w:t>
      </w:r>
      <w:r w:rsidRPr="007E078E">
        <w:rPr>
          <w:i/>
          <w:iCs/>
        </w:rPr>
        <w:t>Fischer</w:t>
      </w:r>
      <w:r w:rsidRPr="007E078E">
        <w:t xml:space="preserve">, which did not employ an identical copies requirement . . . Likewise, the </w:t>
      </w:r>
      <w:r w:rsidRPr="007E078E">
        <w:rPr>
          <w:i/>
          <w:iCs/>
        </w:rPr>
        <w:t>Kirk Kara</w:t>
      </w:r>
      <w:r w:rsidRPr="007E078E">
        <w:t xml:space="preserve"> court cited two other cases, but neither mentioned nor employed an identical copies requirement.”); </w:t>
      </w:r>
      <w:r w:rsidRPr="007E078E">
        <w:rPr>
          <w:i/>
          <w:iCs/>
          <w:u w:color="DCA10D"/>
        </w:rPr>
        <w:t>New Parent World, LLC v. True To Life Prods., Inc.</w:t>
      </w:r>
      <w:r w:rsidRPr="007E078E">
        <w:rPr>
          <w:u w:color="DCA10D"/>
        </w:rPr>
        <w:t>, No. CV-23-08089-PCT-DGC, 2024 WL 4277865, at *2 (D. Ariz. Sept. 24, 2024) (“</w:t>
      </w:r>
      <w:r w:rsidRPr="007E078E">
        <w:rPr>
          <w:i/>
          <w:iCs/>
          <w:u w:color="DCA10D"/>
        </w:rPr>
        <w:t>Kirk Kara</w:t>
      </w:r>
      <w:r w:rsidRPr="007E078E">
        <w:rPr>
          <w:u w:color="DCA10D"/>
        </w:rPr>
        <w:t xml:space="preserve"> states that ‘no DMCA violation exists where the works are not identical,’ but it relies on three cases that do not support this position.” (citation omitted)). This criticism has also been levied in a leading treatise. </w:t>
      </w:r>
      <w:r w:rsidRPr="007E078E">
        <w:t xml:space="preserve">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12A.10 (“Turning to </w:t>
      </w:r>
      <w:r w:rsidRPr="007E078E">
        <w:rPr>
          <w:i/>
        </w:rPr>
        <w:t>Kirk Kara</w:t>
      </w:r>
      <w:r w:rsidRPr="007E078E">
        <w:t>, that unpublished decision cited two reported cases. Neither relied on the </w:t>
      </w:r>
      <w:r w:rsidRPr="007E078E">
        <w:rPr>
          <w:i/>
        </w:rPr>
        <w:t>identity</w:t>
      </w:r>
      <w:r w:rsidRPr="007E078E">
        <w:t> standard.”).</w:t>
      </w:r>
    </w:p>
  </w:footnote>
  <w:footnote w:id="127">
    <w:p w14:paraId="635A6F39" w14:textId="77777777" w:rsidR="00366969" w:rsidRPr="007E078E" w:rsidRDefault="00366969" w:rsidP="00366969">
      <w:pPr>
        <w:pStyle w:val="FootnoteText"/>
      </w:pPr>
      <w:r w:rsidRPr="007E078E">
        <w:rPr>
          <w:rStyle w:val="FootnoteReference"/>
          <w:color w:val="auto"/>
        </w:rPr>
        <w:footnoteRef/>
      </w:r>
      <w:r w:rsidRPr="007E078E">
        <w:t xml:space="preserve"> </w:t>
      </w:r>
      <w:r w:rsidRPr="007E078E">
        <w:rPr>
          <w:i/>
          <w:iCs/>
        </w:rPr>
        <w:t>Kirk Kara Corp. v. W. Stone &amp; Metal Corp.</w:t>
      </w:r>
      <w:r w:rsidRPr="007E078E">
        <w:t xml:space="preserve">, No. CV 20-1931-DMG (EX), 2020 WL 5991503, at *6 (C.D. Cal. Aug. 14, 2020) (cited by </w:t>
      </w:r>
      <w:r w:rsidRPr="007E078E">
        <w:rPr>
          <w:i/>
          <w:iCs/>
        </w:rPr>
        <w:t xml:space="preserve">Advanta-STAR Auto. </w:t>
      </w:r>
      <w:proofErr w:type="spellStart"/>
      <w:r w:rsidRPr="007E078E">
        <w:rPr>
          <w:i/>
          <w:iCs/>
        </w:rPr>
        <w:t>Rsch</w:t>
      </w:r>
      <w:proofErr w:type="spellEnd"/>
      <w:r w:rsidRPr="007E078E">
        <w:rPr>
          <w:i/>
          <w:iCs/>
        </w:rPr>
        <w:t>. Corp. of Am. v. Search Optics, LLC</w:t>
      </w:r>
      <w:r w:rsidRPr="007E078E">
        <w:t xml:space="preserve">, 672 F. Supp. 3d 1035, 1057 (S.D. Cal. 2023); </w:t>
      </w:r>
      <w:r w:rsidRPr="007E078E">
        <w:rPr>
          <w:i/>
          <w:iCs/>
        </w:rPr>
        <w:t>O'Neal v. Sideshow, Inc.</w:t>
      </w:r>
      <w:r w:rsidRPr="007E078E">
        <w:t xml:space="preserve">, 583 F. Supp. 3d 1282, 1287 (C.D. Cal. 2022); </w:t>
      </w:r>
      <w:r w:rsidRPr="007E078E">
        <w:rPr>
          <w:i/>
          <w:iCs/>
        </w:rPr>
        <w:t>Doe 1 v. GitHub, Inc.</w:t>
      </w:r>
      <w:r w:rsidRPr="007E078E">
        <w:t xml:space="preserve">, No. 22-CV-06823-JST, 2024 WL 235217, at *9 (N.D. Cal. Jan. 22, 2024) ; </w:t>
      </w:r>
      <w:r w:rsidRPr="007E078E">
        <w:rPr>
          <w:i/>
          <w:iCs/>
        </w:rPr>
        <w:t>Tremblay v. OpenAI, Inc.</w:t>
      </w:r>
      <w:r w:rsidRPr="007E078E">
        <w:t>, 716 F. Supp. 3d 772, 779–80 (N.D. Cal. 2024)).</w:t>
      </w:r>
      <w:r w:rsidRPr="007E078E">
        <w:rPr>
          <w:i/>
          <w:iCs/>
        </w:rPr>
        <w:t xml:space="preserve"> Andersen v. Stability AI Ltd.</w:t>
      </w:r>
      <w:r w:rsidRPr="007E078E">
        <w:t xml:space="preserve">, 744 F. Supp. 3d 956, 971 (N.D. Cal. 2024) cites a case that cites </w:t>
      </w:r>
      <w:r w:rsidRPr="007E078E">
        <w:rPr>
          <w:i/>
          <w:iCs/>
        </w:rPr>
        <w:t>Kirk Kara</w:t>
      </w:r>
      <w:r w:rsidRPr="007E078E">
        <w:t>.</w:t>
      </w:r>
    </w:p>
  </w:footnote>
  <w:footnote w:id="128">
    <w:p w14:paraId="1F69D9DE" w14:textId="77777777" w:rsidR="00366969" w:rsidRPr="007E078E" w:rsidRDefault="00366969" w:rsidP="00366969">
      <w:pPr>
        <w:pStyle w:val="FootnoteText"/>
      </w:pPr>
      <w:r w:rsidRPr="007E078E">
        <w:rPr>
          <w:rStyle w:val="FootnoteReference"/>
          <w:color w:val="auto"/>
        </w:rPr>
        <w:footnoteRef/>
      </w:r>
      <w:r w:rsidRPr="007E078E">
        <w:t xml:space="preserve"> Crusey, </w:t>
      </w:r>
      <w:r w:rsidRPr="007E078E">
        <w:rPr>
          <w:i/>
          <w:iCs/>
        </w:rPr>
        <w:t>supra</w:t>
      </w:r>
      <w:r w:rsidRPr="007E078E">
        <w:t xml:space="preserve"> note </w:t>
      </w:r>
      <w:r w:rsidRPr="007E078E">
        <w:fldChar w:fldCharType="begin"/>
      </w:r>
      <w:r w:rsidRPr="007E078E">
        <w:instrText xml:space="preserve"> NOTEREF _Ref205299173 \h  \* MERGEFORMAT </w:instrText>
      </w:r>
      <w:r w:rsidRPr="007E078E">
        <w:fldChar w:fldCharType="separate"/>
      </w:r>
      <w:r w:rsidRPr="007E078E">
        <w:t>21</w:t>
      </w:r>
      <w:r w:rsidRPr="007E078E">
        <w:fldChar w:fldCharType="end"/>
      </w:r>
      <w:r w:rsidRPr="007E078E">
        <w:t xml:space="preserve"> at 500.</w:t>
      </w:r>
    </w:p>
  </w:footnote>
  <w:footnote w:id="129">
    <w:p w14:paraId="3AD7CC4D" w14:textId="77777777" w:rsidR="00366969" w:rsidRPr="007E078E" w:rsidRDefault="00366969" w:rsidP="00366969">
      <w:pPr>
        <w:pStyle w:val="FootnoteText"/>
      </w:pPr>
      <w:r w:rsidRPr="007E078E">
        <w:rPr>
          <w:rStyle w:val="FootnoteReference"/>
          <w:color w:val="auto"/>
        </w:rPr>
        <w:footnoteRef/>
      </w:r>
      <w:r w:rsidRPr="007E078E">
        <w:t xml:space="preserve"> </w:t>
      </w:r>
      <w:r w:rsidRPr="007E078E">
        <w:rPr>
          <w:i/>
          <w:iCs/>
        </w:rPr>
        <w:t>Kirk Kara Corp. v. W. Stone &amp; Metal Corp.</w:t>
      </w:r>
      <w:r w:rsidRPr="007E078E">
        <w:t>, No. CV 20-1931-DMG (EX), 2020 WL 5991503, at *6 (C.D. Cal. Aug. 14, 2020) (citing</w:t>
      </w:r>
      <w:r w:rsidRPr="007E078E">
        <w:rPr>
          <w:i/>
          <w:iCs/>
        </w:rPr>
        <w:t xml:space="preserve"> Kelly v. Arriba Soft Corp.</w:t>
      </w:r>
      <w:r w:rsidRPr="007E078E">
        <w:t xml:space="preserve">, 77 F. Supp. 2d 1116, 1122 (C.D. Cal. 1999) (requiring CMI to be removed from “a plaintiff’s product or original work” for § 1202(b)(1) to apply), </w:t>
      </w:r>
      <w:r w:rsidRPr="007E078E">
        <w:rPr>
          <w:u w:color="DCA10D"/>
        </w:rPr>
        <w:t>Fischer v. Forrest, 286 F. Supp. 3d 590, 609 (S.D.N.Y. 2018)</w:t>
      </w:r>
      <w:r w:rsidRPr="007E078E">
        <w:t xml:space="preserve">, aff'd, 968 F.3d 216 (2d Cir. 2020) (noting that the </w:t>
      </w:r>
      <w:r w:rsidRPr="007E078E">
        <w:rPr>
          <w:i/>
          <w:iCs/>
        </w:rPr>
        <w:t>only</w:t>
      </w:r>
      <w:r w:rsidRPr="007E078E">
        <w:t xml:space="preserve"> similarity between the original and allegedly violating work consists of “four discrete phrases” and finding the rule in past § 1202(b)(1) cases to require that works are “substantially or entirely reproduced”), and</w:t>
      </w:r>
      <w:r w:rsidRPr="007E078E">
        <w:rPr>
          <w:i/>
          <w:iCs/>
        </w:rPr>
        <w:t xml:space="preserve"> Frost-Tsuji Architects v. Highway Inn, Inc.</w:t>
      </w:r>
      <w:r w:rsidRPr="007E078E">
        <w:t xml:space="preserve">, 2015 WL 263556, at *3 (D. Haw. Jan. 21, 2015) (suggesting CMI must be removed from an original work). </w:t>
      </w:r>
    </w:p>
  </w:footnote>
  <w:footnote w:id="130">
    <w:p w14:paraId="03C577B9" w14:textId="77777777" w:rsidR="00366969" w:rsidRPr="007E078E" w:rsidRDefault="00366969" w:rsidP="00366969">
      <w:pPr>
        <w:pStyle w:val="FootnoteText"/>
      </w:pPr>
      <w:r w:rsidRPr="007E078E">
        <w:rPr>
          <w:rStyle w:val="FootnoteReference"/>
          <w:color w:val="auto"/>
        </w:rPr>
        <w:footnoteRef/>
      </w:r>
      <w:r w:rsidRPr="007E078E">
        <w:t xml:space="preserve"> </w:t>
      </w:r>
      <w:r w:rsidRPr="007E078E">
        <w:rPr>
          <w:i/>
          <w:iCs/>
        </w:rPr>
        <w:t>Kelly v. Arriba Soft Corp.</w:t>
      </w:r>
      <w:r w:rsidRPr="007E078E">
        <w:t>, 77 F. Supp. 2d 1116, 1122 (C.D. Cal. 1999).</w:t>
      </w:r>
    </w:p>
  </w:footnote>
  <w:footnote w:id="131">
    <w:p w14:paraId="498EAE34" w14:textId="77777777" w:rsidR="00366969" w:rsidRPr="007E078E" w:rsidRDefault="00366969" w:rsidP="00366969">
      <w:pPr>
        <w:pStyle w:val="FootnoteText"/>
      </w:pPr>
      <w:r w:rsidRPr="007E078E">
        <w:rPr>
          <w:rStyle w:val="FootnoteReference"/>
          <w:color w:val="auto"/>
        </w:rPr>
        <w:footnoteRef/>
      </w:r>
      <w:r w:rsidRPr="007E078E">
        <w:t xml:space="preserve"> </w:t>
      </w:r>
      <w:r w:rsidRPr="007E078E">
        <w:rPr>
          <w:i/>
          <w:iCs/>
        </w:rPr>
        <w:t>Frost-Tsuji Architects v. Highway Inn, Inc.</w:t>
      </w:r>
      <w:r w:rsidRPr="007E078E">
        <w:t>, 2015 WL 263556, at *3 (D. Haw. Jan. 21, 2015) (“But the drawing by [defendant] . . . is not identical to the drawing by [plaintiff] . . . [Plaintiff] submitted no evidence that [defendant] removed the copyright management information from [plaintiff’s] original work.”).</w:t>
      </w:r>
    </w:p>
  </w:footnote>
  <w:footnote w:id="132">
    <w:p w14:paraId="01BDCB00" w14:textId="77777777" w:rsidR="00366969" w:rsidRPr="007E078E" w:rsidRDefault="00366969" w:rsidP="00366969">
      <w:pPr>
        <w:pStyle w:val="FootnoteText"/>
        <w:rPr>
          <w:sz w:val="26"/>
          <w:szCs w:val="26"/>
        </w:rPr>
      </w:pPr>
      <w:r w:rsidRPr="007E078E">
        <w:rPr>
          <w:rStyle w:val="FootnoteReference"/>
          <w:color w:val="auto"/>
        </w:rPr>
        <w:footnoteRef/>
      </w:r>
      <w:r w:rsidRPr="007E078E">
        <w:t xml:space="preserve"> Oracle Int’l Corp. v. Rimini St., Inc., No. 2:14-CV-01699-MMD-DJA, 2023 WL 4706127, at *82 (D. Nev. July 24, 2023) (rejecting </w:t>
      </w:r>
      <w:r>
        <w:t xml:space="preserve">the </w:t>
      </w:r>
      <w:r w:rsidRPr="007E078E">
        <w:t xml:space="preserve">defendant’s argument “that a work that removes copyright management information must be an exact copy of the original work.”); ADR Int'l Ltd. v. Inst. for Supply Mgmt. Inc., 667 F. Supp. 3d 411, 428 (S.D. Tex. 2023) (“Specifically, the Court is persuaded by the reasoning of courts that have found that the DMCA may properly apply even when the allegedly infringing work is not identical to the original.”); 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12A.10(C)(1) (“[T]o be actionable, the removal must be from a work that is at least substantially similar to the copyrighted work in question . . . But there is no warrant to conclude, as did </w:t>
      </w:r>
      <w:r w:rsidRPr="007E078E">
        <w:rPr>
          <w:i/>
        </w:rPr>
        <w:t xml:space="preserve">dictum </w:t>
      </w:r>
      <w:r w:rsidRPr="007E078E">
        <w:t xml:space="preserve">in one case, that ‘no DMCA violation exists where the works are not identical.’”); </w:t>
      </w:r>
      <w:r w:rsidRPr="007E078E">
        <w:rPr>
          <w:i/>
          <w:iCs/>
          <w:u w:color="DCA10D"/>
        </w:rPr>
        <w:t>New Parent World, LLC v. True To Life Prods., Inc.</w:t>
      </w:r>
      <w:r w:rsidRPr="007E078E">
        <w:rPr>
          <w:u w:color="DCA10D"/>
        </w:rPr>
        <w:t>, No. CV-23-08089-PCT-DGC, 2024 WL 4277865, at *2 (D. Ariz. Sept. 24, 2024) (</w:t>
      </w:r>
      <w:r>
        <w:rPr>
          <w:u w:color="DCA10D"/>
        </w:rPr>
        <w:t>“</w:t>
      </w:r>
      <w:r w:rsidRPr="007E078E">
        <w:rPr>
          <w:shd w:val="clear" w:color="auto" w:fill="FFFFFF"/>
        </w:rPr>
        <w:t>Other courts have held that an infringing work need not be an identical copy to violate the DMCA . . . The Court finds these cases persuasive.”).</w:t>
      </w:r>
    </w:p>
  </w:footnote>
  <w:footnote w:id="133">
    <w:p w14:paraId="692164C3" w14:textId="77777777" w:rsidR="00366969" w:rsidRPr="007E078E" w:rsidRDefault="00366969" w:rsidP="00366969">
      <w:pPr>
        <w:pStyle w:val="FootnoteText"/>
      </w:pPr>
      <w:r w:rsidRPr="007E078E">
        <w:rPr>
          <w:rStyle w:val="FootnoteReference"/>
          <w:color w:val="auto"/>
          <w:szCs w:val="20"/>
        </w:rPr>
        <w:footnoteRef/>
      </w:r>
      <w:r w:rsidRPr="007E078E">
        <w:t xml:space="preserve"> ADR Int'l Ltd. v. Inst. for Supply Mgmt. Inc., 667 F. Supp. 3d 411, 428 (S.D. Tex. 2023).</w:t>
      </w:r>
    </w:p>
  </w:footnote>
  <w:footnote w:id="134">
    <w:p w14:paraId="41237BA9" w14:textId="77777777" w:rsidR="00366969" w:rsidRPr="007E078E" w:rsidRDefault="00366969" w:rsidP="00366969">
      <w:pPr>
        <w:pStyle w:val="FootnoteText"/>
      </w:pPr>
      <w:r w:rsidRPr="007E078E">
        <w:rPr>
          <w:rStyle w:val="FootnoteReference"/>
          <w:color w:val="auto"/>
          <w:szCs w:val="20"/>
        </w:rPr>
        <w:footnoteRef/>
      </w:r>
      <w:r w:rsidRPr="007E078E">
        <w:rPr>
          <w:i/>
        </w:rPr>
        <w:t xml:space="preserve"> Id.</w:t>
      </w:r>
    </w:p>
  </w:footnote>
  <w:footnote w:id="135">
    <w:p w14:paraId="094BE5AE" w14:textId="77777777" w:rsidR="00366969" w:rsidRPr="007E078E" w:rsidRDefault="00366969" w:rsidP="00366969">
      <w:pPr>
        <w:pStyle w:val="FootnoteText"/>
      </w:pPr>
      <w:r w:rsidRPr="007E078E">
        <w:rPr>
          <w:rStyle w:val="FootnoteReference"/>
          <w:color w:val="auto"/>
          <w:szCs w:val="20"/>
        </w:rPr>
        <w:footnoteRef/>
      </w:r>
      <w:r w:rsidRPr="007E078E">
        <w:t xml:space="preserve"> Real World Media LLC v. Daily Caller, Inc., 744 F. Supp. 3d 24, 40–41 (D.D.C. 2024) (“Ultimately, the Court agrees with a leading treatise that the arguments requiring perfect identity under these circumstances </w:t>
      </w:r>
      <w:r>
        <w:t>‘</w:t>
      </w:r>
      <w:proofErr w:type="gramStart"/>
      <w:r w:rsidRPr="007E078E">
        <w:t>fail[</w:t>
      </w:r>
      <w:proofErr w:type="gramEnd"/>
      <w:r w:rsidRPr="007E078E">
        <w:t xml:space="preserve"> ] to withstand scrutiny.</w:t>
      </w:r>
      <w:r>
        <w:t>’</w:t>
      </w:r>
      <w:r w:rsidRPr="007E078E">
        <w:t xml:space="preserve"> </w:t>
      </w:r>
      <w:r>
        <w:t xml:space="preserve">. . . </w:t>
      </w:r>
      <w:r w:rsidRPr="007E078E">
        <w:t xml:space="preserve">Hence, the Court rejects Daily Caller's categorical argument that exact copies of portions of a video can never support a </w:t>
      </w:r>
      <w:r w:rsidRPr="007E078E">
        <w:rPr>
          <w:highlight w:val="white"/>
        </w:rPr>
        <w:t>DMCA</w:t>
      </w:r>
      <w:r w:rsidRPr="007E078E">
        <w:t xml:space="preserve"> claim.”)</w:t>
      </w:r>
      <w:r>
        <w:t xml:space="preserve"> (citing </w:t>
      </w:r>
      <w:r w:rsidRPr="007E078E">
        <w:t xml:space="preserve">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12A.10</w:t>
      </w:r>
      <w:r>
        <w:t>)</w:t>
      </w:r>
      <w:r w:rsidRPr="007E078E">
        <w:t xml:space="preserve">; ADR Int'l Ltd. v. Inst. for Supply Mgmt. Inc., 667 F. Supp. 3d 411, 425 (S.D. Tex. 2023) (“The </w:t>
      </w:r>
      <w:r w:rsidRPr="007E078E">
        <w:rPr>
          <w:highlight w:val="white"/>
        </w:rPr>
        <w:t>DMCA</w:t>
      </w:r>
      <w:r w:rsidRPr="007E078E">
        <w:t xml:space="preserve"> is not limited to CMI conveyed in connection with identical copies of a work.”).</w:t>
      </w:r>
    </w:p>
  </w:footnote>
  <w:footnote w:id="136">
    <w:p w14:paraId="3FB6EB2D" w14:textId="77777777" w:rsidR="00366969" w:rsidRPr="007E078E" w:rsidRDefault="00366969" w:rsidP="00366969">
      <w:pPr>
        <w:pStyle w:val="FootnoteText"/>
      </w:pPr>
      <w:r w:rsidRPr="007E078E">
        <w:rPr>
          <w:rStyle w:val="FootnoteReference"/>
          <w:color w:val="auto"/>
          <w:szCs w:val="20"/>
        </w:rPr>
        <w:footnoteRef/>
      </w:r>
      <w:r w:rsidRPr="007E078E">
        <w:t xml:space="preserve"> </w:t>
      </w:r>
      <w:hyperlink r:id="rId1">
        <w:r w:rsidRPr="007E078E">
          <w:t xml:space="preserve">Enter. Tech. Holdings, Inc. v. </w:t>
        </w:r>
        <w:proofErr w:type="spellStart"/>
        <w:r w:rsidRPr="007E078E">
          <w:t>Noveon</w:t>
        </w:r>
        <w:proofErr w:type="spellEnd"/>
        <w:r w:rsidRPr="007E078E">
          <w:t xml:space="preserve"> Sys., Inc., No. 05-CV-2236 W (CAB), 2008 WL 11338356, at *7 (S.D. Cal. July 29, 2008)</w:t>
        </w:r>
      </w:hyperlink>
      <w:r w:rsidRPr="007E078E">
        <w:t xml:space="preserve"> (finding the defendant violated the DMCA by altering CMI from “transportation management software” he programmed “that was ‘substantially similar’” to the allegedly infringed software.); 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12A.10(C)(1) (“[T]o be actionable, the removal must be from a work that is at least substantially similar to the copyrighted work in question . . . But there is no warrant to conclude, as did </w:t>
      </w:r>
      <w:r w:rsidRPr="007E078E">
        <w:rPr>
          <w:i/>
        </w:rPr>
        <w:t xml:space="preserve">dictum </w:t>
      </w:r>
      <w:r w:rsidRPr="007E078E">
        <w:t>in one case, that ‘no DMCA violation exists where the works are not identical.’”).</w:t>
      </w:r>
    </w:p>
  </w:footnote>
  <w:footnote w:id="137">
    <w:p w14:paraId="6768E234" w14:textId="77777777" w:rsidR="00366969" w:rsidRPr="007E078E" w:rsidRDefault="00366969" w:rsidP="00366969">
      <w:pPr>
        <w:pStyle w:val="FootnoteText"/>
      </w:pPr>
      <w:r w:rsidRPr="007E078E">
        <w:rPr>
          <w:rStyle w:val="FootnoteReference"/>
          <w:color w:val="auto"/>
          <w:szCs w:val="20"/>
        </w:rPr>
        <w:footnoteRef/>
      </w:r>
      <w:r w:rsidRPr="007E078E">
        <w:t xml:space="preserve"> Friedman v. Live Nation Merch., Inc., 833 F.3d 1180, 1188 (9th Cir. 2016).</w:t>
      </w:r>
    </w:p>
  </w:footnote>
  <w:footnote w:id="138">
    <w:p w14:paraId="3DBAE252" w14:textId="77777777" w:rsidR="00366969" w:rsidRPr="007E078E" w:rsidRDefault="00366969" w:rsidP="00366969">
      <w:pPr>
        <w:pStyle w:val="FootnoteText"/>
      </w:pPr>
      <w:r w:rsidRPr="007E078E">
        <w:rPr>
          <w:rStyle w:val="FootnoteReference"/>
          <w:color w:val="auto"/>
        </w:rPr>
        <w:footnoteRef/>
      </w:r>
      <w:r w:rsidRPr="007E078E">
        <w:t xml:space="preserve"> </w:t>
      </w:r>
      <w:r w:rsidRPr="007E078E">
        <w:rPr>
          <w:i/>
          <w:iCs/>
        </w:rPr>
        <w:t>Friedman v. Live Nation Merch., Inc.</w:t>
      </w:r>
      <w:r w:rsidRPr="007E078E">
        <w:t xml:space="preserve">, 833 F.3d 1180, 1188 (9th Cir. 2016) cites </w:t>
      </w:r>
      <w:r w:rsidRPr="007E078E">
        <w:rPr>
          <w:rStyle w:val="Emphasis"/>
          <w:rFonts w:eastAsiaTheme="majorEastAsia"/>
          <w:bdr w:val="none" w:sz="0" w:space="0" w:color="auto" w:frame="1"/>
          <w:shd w:val="clear" w:color="auto" w:fill="FFFFFF"/>
        </w:rPr>
        <w:t>Baxter v. MCA, Inc.</w:t>
      </w:r>
      <w:r w:rsidRPr="007E078E">
        <w:t xml:space="preserve">, 812 F.2d 421, 423 (9th Cir. 1987) for its standard on striking similarity. </w:t>
      </w:r>
      <w:r w:rsidRPr="007E078E">
        <w:rPr>
          <w:i/>
          <w:iCs/>
        </w:rPr>
        <w:t>Baxter</w:t>
      </w:r>
      <w:r w:rsidRPr="007E078E">
        <w:t xml:space="preserve"> does not include any DMCA claims. Rather, it explicitly uses its “striking similarity” standard to establish copying in the context of a copyright infringement claim.</w:t>
      </w:r>
    </w:p>
  </w:footnote>
  <w:footnote w:id="139">
    <w:p w14:paraId="4589402D" w14:textId="77777777" w:rsidR="00366969" w:rsidRPr="007E078E" w:rsidRDefault="00366969" w:rsidP="00366969">
      <w:pPr>
        <w:pStyle w:val="FootnoteText"/>
      </w:pPr>
      <w:r w:rsidRPr="007E078E">
        <w:rPr>
          <w:rStyle w:val="FootnoteReference"/>
          <w:color w:val="auto"/>
          <w:szCs w:val="20"/>
        </w:rPr>
        <w:footnoteRef/>
      </w:r>
      <w:r w:rsidRPr="007E078E">
        <w:t xml:space="preserve"> At least two district courts within the Ninth Circuit have acknowledged the Ninth Circuit’s striking similarity standard. </w:t>
      </w:r>
      <w:r w:rsidRPr="007E078E">
        <w:rPr>
          <w:i/>
          <w:iCs/>
        </w:rPr>
        <w:t xml:space="preserve">See </w:t>
      </w:r>
      <w:r w:rsidRPr="007E078E">
        <w:rPr>
          <w:i/>
          <w:iCs/>
          <w:u w:color="DCA10D"/>
        </w:rPr>
        <w:t>Aardwolf Indus., LLC v. Abaco Machines USA, Inc.</w:t>
      </w:r>
      <w:r w:rsidRPr="007E078E">
        <w:rPr>
          <w:u w:color="DCA10D"/>
        </w:rPr>
        <w:t xml:space="preserve">, WL 10350547, at *11 (C.D. Cal. Nov. 13, 2017); </w:t>
      </w:r>
      <w:r w:rsidRPr="007E078E">
        <w:rPr>
          <w:i/>
          <w:iCs/>
          <w:u w:color="DCA10D"/>
        </w:rPr>
        <w:t>see Oracle Int'l Corp. v. Rimini St., Inc.</w:t>
      </w:r>
      <w:r w:rsidRPr="007E078E">
        <w:rPr>
          <w:u w:color="DCA10D"/>
        </w:rPr>
        <w:t>, WL 4706127, at *82 (D. Nev. July 24, 2023)</w:t>
      </w:r>
      <w:r w:rsidRPr="007E078E">
        <w:t xml:space="preserve">. </w:t>
      </w:r>
      <w:r w:rsidRPr="007E078E">
        <w:rPr>
          <w:u w:color="DCA10D"/>
        </w:rPr>
        <w:t xml:space="preserve">But many more district courts within the Ninth Circuit have declined to do so. </w:t>
      </w:r>
      <w:r w:rsidRPr="007E078E">
        <w:rPr>
          <w:i/>
          <w:iCs/>
          <w:u w:color="DCA10D"/>
        </w:rPr>
        <w:t>See supra</w:t>
      </w:r>
      <w:r w:rsidRPr="007E078E">
        <w:rPr>
          <w:u w:color="DCA10D"/>
        </w:rPr>
        <w:t xml:space="preserve"> notes </w:t>
      </w:r>
      <w:r w:rsidRPr="007E078E">
        <w:rPr>
          <w:u w:color="DCA10D"/>
        </w:rPr>
        <w:fldChar w:fldCharType="begin"/>
      </w:r>
      <w:r w:rsidRPr="007E078E">
        <w:rPr>
          <w:u w:color="DCA10D"/>
        </w:rPr>
        <w:instrText xml:space="preserve"> NOTEREF _Ref205454297 \h  \* MERGEFORMAT </w:instrText>
      </w:r>
      <w:r w:rsidRPr="007E078E">
        <w:rPr>
          <w:u w:color="DCA10D"/>
        </w:rPr>
      </w:r>
      <w:r w:rsidRPr="007E078E">
        <w:rPr>
          <w:u w:color="DCA10D"/>
        </w:rPr>
        <w:fldChar w:fldCharType="separate"/>
      </w:r>
      <w:r w:rsidRPr="007E078E">
        <w:rPr>
          <w:u w:color="DCA10D"/>
        </w:rPr>
        <w:t>112</w:t>
      </w:r>
      <w:r w:rsidRPr="007E078E">
        <w:rPr>
          <w:u w:color="DCA10D"/>
        </w:rPr>
        <w:fldChar w:fldCharType="end"/>
      </w:r>
      <w:r w:rsidRPr="007E078E">
        <w:rPr>
          <w:u w:color="DCA10D"/>
        </w:rPr>
        <w:t>-</w:t>
      </w:r>
      <w:r w:rsidRPr="007E078E">
        <w:rPr>
          <w:u w:color="DCA10D"/>
        </w:rPr>
        <w:fldChar w:fldCharType="begin"/>
      </w:r>
      <w:r w:rsidRPr="007E078E">
        <w:rPr>
          <w:u w:color="DCA10D"/>
        </w:rPr>
        <w:instrText xml:space="preserve"> NOTEREF _Ref205397382 \h  \* MERGEFORMAT </w:instrText>
      </w:r>
      <w:r w:rsidRPr="007E078E">
        <w:rPr>
          <w:u w:color="DCA10D"/>
        </w:rPr>
      </w:r>
      <w:r w:rsidRPr="007E078E">
        <w:rPr>
          <w:u w:color="DCA10D"/>
        </w:rPr>
        <w:fldChar w:fldCharType="separate"/>
      </w:r>
      <w:r w:rsidRPr="007E078E">
        <w:rPr>
          <w:u w:color="DCA10D"/>
        </w:rPr>
        <w:t>114</w:t>
      </w:r>
      <w:r w:rsidRPr="007E078E">
        <w:rPr>
          <w:u w:color="DCA10D"/>
        </w:rPr>
        <w:fldChar w:fldCharType="end"/>
      </w:r>
      <w:r w:rsidRPr="007E078E">
        <w:rPr>
          <w:u w:color="DCA10D"/>
        </w:rPr>
        <w:t xml:space="preserve"> (listing district court cases within the Ninth Circuit that have followed the identicality standard instead).</w:t>
      </w:r>
    </w:p>
  </w:footnote>
  <w:footnote w:id="140">
    <w:p w14:paraId="3D6FD6C3" w14:textId="7E85E31F" w:rsidR="00366969" w:rsidRPr="007E078E" w:rsidRDefault="00366969" w:rsidP="00366969">
      <w:pPr>
        <w:pStyle w:val="FootnoteText"/>
      </w:pPr>
      <w:r w:rsidRPr="007E078E">
        <w:rPr>
          <w:rStyle w:val="FootnoteReference"/>
          <w:color w:val="auto"/>
        </w:rPr>
        <w:footnoteRef/>
      </w:r>
      <w:r w:rsidRPr="007E078E">
        <w:t xml:space="preserve"> </w:t>
      </w:r>
      <w:r w:rsidRPr="00366969">
        <w:t>Friedman, 833 F.3d at 1188.</w:t>
      </w:r>
    </w:p>
  </w:footnote>
  <w:footnote w:id="141">
    <w:p w14:paraId="068EDD92" w14:textId="77777777" w:rsidR="00366969" w:rsidRPr="007E078E" w:rsidRDefault="00366969" w:rsidP="00366969">
      <w:pPr>
        <w:pStyle w:val="FootnoteText"/>
      </w:pPr>
      <w:r w:rsidRPr="007E078E">
        <w:rPr>
          <w:rStyle w:val="FootnoteReference"/>
          <w:color w:val="auto"/>
        </w:rPr>
        <w:footnoteRef/>
      </w:r>
      <w:r w:rsidRPr="007E078E">
        <w:t xml:space="preserve"> </w:t>
      </w:r>
      <w:r w:rsidRPr="007E078E">
        <w:rPr>
          <w:i/>
          <w:iCs/>
        </w:rPr>
        <w:t>Huffman v. Activision Publ’g, Inc.</w:t>
      </w:r>
      <w:r w:rsidRPr="007E078E">
        <w:t xml:space="preserve">, No. 219CV00050RWSRSP, 2020 WL 8678493, at *12 (E.D. Tex. Dec. 14, 2020) (“Nothing in the statute exempts derivative works or a defendant’s own work.”); </w:t>
      </w:r>
      <w:r w:rsidRPr="007E078E">
        <w:rPr>
          <w:i/>
          <w:iCs/>
          <w:u w:color="DCA10D"/>
        </w:rPr>
        <w:t xml:space="preserve">GC2 Inc. v. Int'l Game Tech., IGT, </w:t>
      </w:r>
      <w:proofErr w:type="spellStart"/>
      <w:r w:rsidRPr="007E078E">
        <w:rPr>
          <w:i/>
          <w:iCs/>
          <w:u w:color="DCA10D"/>
        </w:rPr>
        <w:t>Doubledown</w:t>
      </w:r>
      <w:proofErr w:type="spellEnd"/>
      <w:r w:rsidRPr="007E078E">
        <w:rPr>
          <w:i/>
          <w:iCs/>
          <w:u w:color="DCA10D"/>
        </w:rPr>
        <w:t xml:space="preserve"> Interactive LLC</w:t>
      </w:r>
      <w:r w:rsidRPr="007E078E">
        <w:rPr>
          <w:u w:color="DCA10D"/>
        </w:rPr>
        <w:t>, 391 F. Supp. 3d 828</w:t>
      </w:r>
      <w:r>
        <w:rPr>
          <w:u w:color="DCA10D"/>
        </w:rPr>
        <w:t>, 843-44</w:t>
      </w:r>
      <w:r w:rsidRPr="007E078E">
        <w:rPr>
          <w:u w:color="DCA10D"/>
        </w:rPr>
        <w:t xml:space="preserve"> (N.D. Ill. 2019)</w:t>
      </w:r>
      <w:r>
        <w:rPr>
          <w:u w:color="DCA10D"/>
        </w:rPr>
        <w:t xml:space="preserve"> </w:t>
      </w:r>
      <w:r w:rsidRPr="007E078E">
        <w:t>(rejecting the “</w:t>
      </w:r>
      <w:r w:rsidRPr="007E078E">
        <w:rPr>
          <w:highlight w:val="white"/>
        </w:rPr>
        <w:t xml:space="preserve">broad proposition that derivative or collaborative works are </w:t>
      </w:r>
      <w:r w:rsidRPr="007E078E">
        <w:t xml:space="preserve">categorically excluded from protection under the DMCA's provision for removal of copyright management information,” though never explicitly endorsing </w:t>
      </w:r>
      <w:r>
        <w:t>either</w:t>
      </w:r>
      <w:r w:rsidRPr="007E078E">
        <w:t xml:space="preserve"> side of the court split on identicality.). </w:t>
      </w:r>
      <w:r w:rsidRPr="007E078E">
        <w:rPr>
          <w:i/>
        </w:rPr>
        <w:t xml:space="preserve">But see </w:t>
      </w:r>
      <w:r w:rsidRPr="007E078E">
        <w:t xml:space="preserve">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12A.10(C)(1) (conceding that “an unauthorized film may infringe the copyright in the novel on which it is based, but crediting the film to someone other than the novelist does not seem to rise to the level of false copyright management information” while claiming that the proper standard is substantial similarity).</w:t>
      </w:r>
    </w:p>
  </w:footnote>
  <w:footnote w:id="142">
    <w:p w14:paraId="31D6DEA4" w14:textId="77777777" w:rsidR="00366969" w:rsidRPr="007E078E" w:rsidRDefault="00366969" w:rsidP="00366969">
      <w:pPr>
        <w:pStyle w:val="FootnoteText"/>
      </w:pPr>
      <w:r w:rsidRPr="007E078E">
        <w:rPr>
          <w:rStyle w:val="FootnoteReference"/>
          <w:color w:val="auto"/>
          <w:szCs w:val="20"/>
        </w:rPr>
        <w:footnoteRef/>
      </w:r>
      <w:r w:rsidRPr="007E078E">
        <w:t xml:space="preserve"> </w:t>
      </w:r>
      <w:r w:rsidRPr="007E078E">
        <w:rPr>
          <w:i/>
          <w:iCs/>
        </w:rPr>
        <w:t>Real World Media LLC v. Daily Caller, Inc.</w:t>
      </w:r>
      <w:r w:rsidRPr="007E078E">
        <w:t xml:space="preserve">, 744 F. Supp. 3d 24, 40–41 (D.D.C. 2024) (rejecting identicality without providing a substitute standard); </w:t>
      </w:r>
      <w:r w:rsidRPr="007E078E">
        <w:rPr>
          <w:i/>
          <w:iCs/>
        </w:rPr>
        <w:t>Oracle Int’l Corp. v. Rimini St., Inc.</w:t>
      </w:r>
      <w:r w:rsidRPr="007E078E">
        <w:t xml:space="preserve">, WL 4706127, at *82 (D. Nev. July 24, 2023) (suggesting substantial similarity as the proper standard without describing its application); </w:t>
      </w:r>
      <w:r w:rsidRPr="007E078E">
        <w:rPr>
          <w:i/>
          <w:iCs/>
        </w:rPr>
        <w:t>ADR Int'l Ltd. v. Inst. for Supply Mgmt. Inc.</w:t>
      </w:r>
      <w:r w:rsidRPr="007E078E">
        <w:t xml:space="preserve">, 667 F. Supp. 3d 411, 428 (S.D. Tex. 2023) (rejecting identicality without providing a substitute standard); </w:t>
      </w:r>
      <w:r w:rsidRPr="007E078E">
        <w:rPr>
          <w:i/>
          <w:iCs/>
          <w:u w:color="DCA10D"/>
        </w:rPr>
        <w:t>New Parent World, LLC v. True To Life Prods., Inc.</w:t>
      </w:r>
      <w:r w:rsidRPr="007E078E">
        <w:rPr>
          <w:u w:color="DCA10D"/>
        </w:rPr>
        <w:t>, No. CV-23-08089-PCT-DGC, 2024 WL 4277865, at *2 (D. Ariz. Sept. 24, 2024) (rejecting identicality without providing a substitute standard).</w:t>
      </w:r>
    </w:p>
  </w:footnote>
  <w:footnote w:id="143">
    <w:p w14:paraId="1B2800B0" w14:textId="77777777" w:rsidR="00366969" w:rsidRPr="007E078E" w:rsidRDefault="00366969" w:rsidP="00366969">
      <w:pPr>
        <w:pStyle w:val="FootnoteText"/>
      </w:pPr>
      <w:r w:rsidRPr="007E078E">
        <w:rPr>
          <w:rStyle w:val="FootnoteReference"/>
          <w:color w:val="auto"/>
        </w:rPr>
        <w:footnoteRef/>
      </w:r>
      <w:r w:rsidRPr="007E078E">
        <w:t xml:space="preserve"> </w:t>
      </w:r>
      <w:r w:rsidRPr="007E078E">
        <w:rPr>
          <w:i/>
          <w:iCs/>
        </w:rPr>
        <w:t>Oracle Int’l Corp. v. Rimini St., Inc.</w:t>
      </w:r>
      <w:r w:rsidRPr="007E078E">
        <w:t xml:space="preserve">, WL 4706127, at *82 (D. Nev. July 24, 2023) (applying </w:t>
      </w:r>
      <w:r>
        <w:t xml:space="preserve">the </w:t>
      </w:r>
      <w:r w:rsidRPr="007E078E">
        <w:t xml:space="preserve">substantial similarity standard to find for </w:t>
      </w:r>
      <w:r>
        <w:t xml:space="preserve">the </w:t>
      </w:r>
      <w:r w:rsidRPr="007E078E">
        <w:t xml:space="preserve">plaintiff on DMCA claims without analyzing the copyrightability of the underlying work, despite stating that the work is “copyrighted”); </w:t>
      </w:r>
      <w:r w:rsidRPr="007E078E">
        <w:rPr>
          <w:i/>
          <w:iCs/>
        </w:rPr>
        <w:t>Friedman v. Live Nation Merch., Inc.</w:t>
      </w:r>
      <w:r w:rsidRPr="007E078E">
        <w:t xml:space="preserve">, 833 F.3d 1180, 1188 (9th Cir. 2016). (applying </w:t>
      </w:r>
      <w:r>
        <w:t xml:space="preserve">a </w:t>
      </w:r>
      <w:r w:rsidRPr="007E078E">
        <w:t xml:space="preserve">striking similarity standard to reverse </w:t>
      </w:r>
      <w:r>
        <w:t xml:space="preserve">the </w:t>
      </w:r>
      <w:r w:rsidRPr="007E078E">
        <w:t xml:space="preserve">district court’s grant of summary judgment in favor of </w:t>
      </w:r>
      <w:r>
        <w:t xml:space="preserve">the </w:t>
      </w:r>
      <w:r w:rsidRPr="007E078E">
        <w:t xml:space="preserve">defendant without analyzing </w:t>
      </w:r>
      <w:r>
        <w:t xml:space="preserve">the </w:t>
      </w:r>
      <w:r w:rsidRPr="007E078E">
        <w:t xml:space="preserve">copyrightability of </w:t>
      </w:r>
      <w:r>
        <w:t xml:space="preserve">the </w:t>
      </w:r>
      <w:r w:rsidRPr="007E078E">
        <w:t>underlying work).</w:t>
      </w:r>
    </w:p>
  </w:footnote>
  <w:footnote w:id="144">
    <w:p w14:paraId="06B5CCCF" w14:textId="77777777" w:rsidR="00366969" w:rsidRPr="007E078E" w:rsidRDefault="00366969" w:rsidP="00366969">
      <w:pPr>
        <w:pStyle w:val="FootnoteText"/>
      </w:pPr>
      <w:r w:rsidRPr="007E078E">
        <w:rPr>
          <w:rStyle w:val="FootnoteReference"/>
          <w:color w:val="auto"/>
        </w:rPr>
        <w:footnoteRef/>
      </w:r>
      <w:r w:rsidRPr="007E078E">
        <w:t xml:space="preserve"> Goldstein, </w:t>
      </w:r>
      <w:r w:rsidRPr="007E078E">
        <w:rPr>
          <w:i/>
        </w:rPr>
        <w:t>supra</w:t>
      </w:r>
      <w:r w:rsidRPr="007E078E">
        <w:t xml:space="preserve"> note </w:t>
      </w:r>
      <w:r w:rsidRPr="007E078E">
        <w:fldChar w:fldCharType="begin"/>
      </w:r>
      <w:r w:rsidRPr="007E078E">
        <w:instrText xml:space="preserve"> NOTEREF _Ref205398986 \h  \* MERGEFORMAT </w:instrText>
      </w:r>
      <w:r w:rsidRPr="007E078E">
        <w:fldChar w:fldCharType="separate"/>
      </w:r>
      <w:r w:rsidRPr="007E078E">
        <w:t>111</w:t>
      </w:r>
      <w:r w:rsidRPr="007E078E">
        <w:fldChar w:fldCharType="end"/>
      </w:r>
      <w:r w:rsidRPr="007E078E">
        <w:t xml:space="preserve"> at § 7.18 (“Although the provision nowhere expressly requires that the subject matter in issue be under copyright, the requirement in section 1202(a) of an intention ‘to induce, enable, facilitate, or conceal infringement,’ like the introductory reference in 1202(b) to ‘the authority of the copyright owner,’ and in the concluding clause to ‘an infringement of any right under this title,’ implies that copyright exists in the subject matter.”); </w:t>
      </w:r>
      <w:r w:rsidRPr="007E078E">
        <w:rPr>
          <w:u w:color="DCA10D"/>
        </w:rPr>
        <w:t>Schneider v. YouTube, LLC, 674 F. Supp. 3d 704, 718 (N.D. Cal. 2023) (finding that “[o]</w:t>
      </w:r>
      <w:proofErr w:type="spellStart"/>
      <w:r w:rsidRPr="007E078E">
        <w:rPr>
          <w:u w:color="DCA10D"/>
        </w:rPr>
        <w:t>wnership</w:t>
      </w:r>
      <w:proofErr w:type="spellEnd"/>
      <w:r w:rsidRPr="007E078E">
        <w:rPr>
          <w:u w:color="DCA10D"/>
        </w:rPr>
        <w:t xml:space="preserve"> of a copyright is an essential predicate for [CMI] claims”).</w:t>
      </w:r>
    </w:p>
  </w:footnote>
  <w:footnote w:id="145">
    <w:p w14:paraId="077ED401" w14:textId="77777777" w:rsidR="00366969" w:rsidRPr="007E078E" w:rsidRDefault="00366969" w:rsidP="00366969">
      <w:pPr>
        <w:pStyle w:val="FootnoteText"/>
      </w:pPr>
      <w:r w:rsidRPr="007E078E">
        <w:rPr>
          <w:rStyle w:val="FootnoteReference"/>
          <w:color w:val="auto"/>
        </w:rPr>
        <w:footnoteRef/>
      </w:r>
      <w:r w:rsidRPr="007E078E">
        <w:t xml:space="preserve"> 17 U.S.C. § 1202(b); </w:t>
      </w:r>
      <w:r w:rsidRPr="007E078E">
        <w:rPr>
          <w:i/>
          <w:iCs/>
        </w:rPr>
        <w:t xml:space="preserve">see Part II.D. </w:t>
      </w:r>
      <w:r w:rsidRPr="007E078E">
        <w:t>(discussing the double scienter requirement).</w:t>
      </w:r>
    </w:p>
  </w:footnote>
  <w:footnote w:id="146">
    <w:p w14:paraId="2797E3AF" w14:textId="77777777" w:rsidR="00366969" w:rsidRPr="007E078E" w:rsidRDefault="00366969" w:rsidP="00366969">
      <w:pPr>
        <w:pStyle w:val="FootnoteText"/>
      </w:pPr>
      <w:r w:rsidRPr="007E078E">
        <w:rPr>
          <w:rStyle w:val="FootnoteReference"/>
          <w:color w:val="auto"/>
          <w:szCs w:val="20"/>
        </w:rPr>
        <w:footnoteRef/>
      </w:r>
      <w:r w:rsidRPr="007E078E">
        <w:t xml:space="preserve"> Goldstein, </w:t>
      </w:r>
      <w:r w:rsidRPr="007E078E">
        <w:rPr>
          <w:i/>
        </w:rPr>
        <w:t>supra</w:t>
      </w:r>
      <w:r w:rsidRPr="007E078E">
        <w:t xml:space="preserve"> note </w:t>
      </w:r>
      <w:r w:rsidRPr="007E078E">
        <w:fldChar w:fldCharType="begin"/>
      </w:r>
      <w:r w:rsidRPr="007E078E">
        <w:instrText xml:space="preserve"> NOTEREF _Ref205398986 \h  \* MERGEFORMAT </w:instrText>
      </w:r>
      <w:r w:rsidRPr="007E078E">
        <w:fldChar w:fldCharType="separate"/>
      </w:r>
      <w:r w:rsidRPr="007E078E">
        <w:t>111</w:t>
      </w:r>
      <w:r w:rsidRPr="007E078E">
        <w:fldChar w:fldCharType="end"/>
      </w:r>
      <w:r w:rsidRPr="007E078E">
        <w:t xml:space="preserve"> at § 7.18. </w:t>
      </w:r>
    </w:p>
  </w:footnote>
  <w:footnote w:id="147">
    <w:p w14:paraId="1B17CA87" w14:textId="320C566E" w:rsidR="00855B88" w:rsidRPr="007E078E" w:rsidRDefault="00855B88" w:rsidP="00855B88">
      <w:pPr>
        <w:pStyle w:val="FootnoteText"/>
        <w:rPr>
          <w:iCs/>
        </w:rPr>
      </w:pPr>
      <w:r w:rsidRPr="007E078E">
        <w:rPr>
          <w:rStyle w:val="FootnoteReference"/>
          <w:color w:val="auto"/>
          <w:szCs w:val="20"/>
        </w:rPr>
        <w:footnoteRef/>
      </w:r>
      <w:r w:rsidRPr="007E078E">
        <w:t xml:space="preserve"> </w:t>
      </w:r>
      <w:r w:rsidRPr="00892806">
        <w:t>Fischer</w:t>
      </w:r>
      <w:r w:rsidR="009A2E50">
        <w:t xml:space="preserve"> v. Forrest,</w:t>
      </w:r>
      <w:r w:rsidRPr="007E078E">
        <w:rPr>
          <w:i/>
          <w:iCs/>
        </w:rPr>
        <w:t xml:space="preserve"> </w:t>
      </w:r>
      <w:r w:rsidR="009A2E50">
        <w:t>286 F. Supp. 3d 590</w:t>
      </w:r>
      <w:r w:rsidR="00D07FB2">
        <w:t>, 609-10</w:t>
      </w:r>
      <w:r w:rsidR="009A2E50">
        <w:t xml:space="preserve"> (S.D.N.Y. 2018)</w:t>
      </w:r>
      <w:r w:rsidR="00D07FB2">
        <w:t>,</w:t>
      </w:r>
      <w:r w:rsidR="00D07FB2" w:rsidRPr="007E078E">
        <w:t xml:space="preserve"> aff'd, 968 F.3d 216 (2d Cir. 2020)</w:t>
      </w:r>
      <w:r w:rsidR="009A2E50">
        <w:t xml:space="preserve"> (failing to analyze</w:t>
      </w:r>
      <w:r w:rsidR="009A2E50" w:rsidRPr="007E078E">
        <w:t xml:space="preserve"> </w:t>
      </w:r>
      <w:r w:rsidR="009A2E50">
        <w:t xml:space="preserve">the </w:t>
      </w:r>
      <w:r w:rsidR="009A2E50" w:rsidRPr="007E078E">
        <w:t xml:space="preserve">copyrightability </w:t>
      </w:r>
      <w:r w:rsidR="009A2E50">
        <w:t>of any of the four works from which CMI may have been removed, though coming close in stating that one work “could, in theory, constitute a ‘work’ under the DMCA”)</w:t>
      </w:r>
      <w:r w:rsidRPr="00A6383E">
        <w:t>;</w:t>
      </w:r>
      <w:r w:rsidRPr="007E078E">
        <w:t xml:space="preserve"> </w:t>
      </w:r>
      <w:r w:rsidRPr="00892806">
        <w:rPr>
          <w:u w:color="DCA10D"/>
        </w:rPr>
        <w:t>Stevens</w:t>
      </w:r>
      <w:r>
        <w:rPr>
          <w:u w:color="DCA10D"/>
        </w:rPr>
        <w:t> </w:t>
      </w:r>
      <w:r w:rsidRPr="00892806">
        <w:rPr>
          <w:u w:color="DCA10D"/>
        </w:rPr>
        <w:t xml:space="preserve">v. </w:t>
      </w:r>
      <w:proofErr w:type="spellStart"/>
      <w:r w:rsidRPr="00892806">
        <w:rPr>
          <w:u w:color="DCA10D"/>
        </w:rPr>
        <w:t>Corelogic</w:t>
      </w:r>
      <w:proofErr w:type="spellEnd"/>
      <w:r w:rsidRPr="00892806">
        <w:rPr>
          <w:u w:color="DCA10D"/>
        </w:rPr>
        <w:t>, Inc.</w:t>
      </w:r>
      <w:r w:rsidRPr="007E078E">
        <w:rPr>
          <w:u w:color="DCA10D"/>
        </w:rPr>
        <w:t>, 899 F.3d 666 (9th Cir. 2018)</w:t>
      </w:r>
      <w:r w:rsidRPr="007E078E">
        <w:t xml:space="preserve"> (omitting a discussion of copyrightability); </w:t>
      </w:r>
      <w:r w:rsidRPr="00892806">
        <w:rPr>
          <w:rFonts w:eastAsiaTheme="majorEastAsia"/>
        </w:rPr>
        <w:t>Mango</w:t>
      </w:r>
      <w:r>
        <w:rPr>
          <w:rFonts w:eastAsiaTheme="majorEastAsia"/>
        </w:rPr>
        <w:t> </w:t>
      </w:r>
      <w:r w:rsidRPr="00892806">
        <w:rPr>
          <w:rFonts w:eastAsiaTheme="majorEastAsia"/>
        </w:rPr>
        <w:t>v. BuzzFeed, Inc.</w:t>
      </w:r>
      <w:r w:rsidRPr="007E078E">
        <w:rPr>
          <w:rFonts w:eastAsiaTheme="majorEastAsia"/>
        </w:rPr>
        <w:t>, 970 F.3d 167, 172 (2d Cir. 2020)</w:t>
      </w:r>
      <w:r w:rsidRPr="007E078E">
        <w:rPr>
          <w:bdr w:val="none" w:sz="0" w:space="0" w:color="auto" w:frame="1"/>
        </w:rPr>
        <w:t xml:space="preserve"> (stating incidentally that § 1202(b)(3)  applies to “copyrighted material” while finding that the district court—which omitted a copyrightability analysis—correctly applied the DMCA); </w:t>
      </w:r>
      <w:r w:rsidRPr="00892806">
        <w:t>Enter. Tech. Holdings, Inc.</w:t>
      </w:r>
      <w:r>
        <w:t> </w:t>
      </w:r>
      <w:r w:rsidRPr="00892806">
        <w:t xml:space="preserve">v. </w:t>
      </w:r>
      <w:proofErr w:type="spellStart"/>
      <w:r w:rsidRPr="00892806">
        <w:t>Noveon</w:t>
      </w:r>
      <w:proofErr w:type="spellEnd"/>
      <w:r w:rsidRPr="00892806">
        <w:t xml:space="preserve"> Sys., Inc.</w:t>
      </w:r>
      <w:r w:rsidRPr="007E078E">
        <w:rPr>
          <w:i/>
          <w:iCs/>
        </w:rPr>
        <w:t xml:space="preserve"> </w:t>
      </w:r>
      <w:r w:rsidRPr="007E078E">
        <w:t>WL 11338356, at *16 (S.D. Cal, July</w:t>
      </w:r>
      <w:r>
        <w:t> </w:t>
      </w:r>
      <w:r w:rsidRPr="007E078E">
        <w:t xml:space="preserve">29, 2008) (finding for plaintiff where defendant admitted to modifying a work’s CMI without determining the copyrightability of the underlying work); </w:t>
      </w:r>
      <w:r w:rsidRPr="007E078E">
        <w:rPr>
          <w:i/>
          <w:iCs/>
        </w:rPr>
        <w:t>see supra</w:t>
      </w:r>
      <w:r w:rsidRPr="007E078E">
        <w:t xml:space="preserve"> note </w:t>
      </w:r>
      <w:r w:rsidRPr="007E078E">
        <w:fldChar w:fldCharType="begin"/>
      </w:r>
      <w:r w:rsidRPr="007E078E">
        <w:instrText xml:space="preserve"> NOTEREF _Ref205572634 \h  \* MERGEFORMAT </w:instrText>
      </w:r>
      <w:r w:rsidRPr="007E078E">
        <w:fldChar w:fldCharType="separate"/>
      </w:r>
      <w:r w:rsidRPr="007E078E">
        <w:t>142</w:t>
      </w:r>
      <w:r w:rsidRPr="007E078E">
        <w:fldChar w:fldCharType="end"/>
      </w:r>
      <w:r w:rsidRPr="007E078E">
        <w:t xml:space="preserve"> (listing § 1202 cases in which the copyrightability of the allegedly violated work was not analyzed). </w:t>
      </w:r>
      <w:r w:rsidRPr="007E078E">
        <w:rPr>
          <w:i/>
          <w:iCs/>
        </w:rPr>
        <w:t xml:space="preserve">But see </w:t>
      </w:r>
      <w:r w:rsidRPr="00892806">
        <w:rPr>
          <w:rFonts w:eastAsiaTheme="majorEastAsia"/>
        </w:rPr>
        <w:t>Schneider</w:t>
      </w:r>
      <w:r>
        <w:rPr>
          <w:rFonts w:eastAsiaTheme="majorEastAsia"/>
        </w:rPr>
        <w:t> </w:t>
      </w:r>
      <w:r w:rsidRPr="00892806">
        <w:rPr>
          <w:rFonts w:eastAsiaTheme="majorEastAsia"/>
        </w:rPr>
        <w:t>v. YouTube, LLC</w:t>
      </w:r>
      <w:r w:rsidRPr="007E078E">
        <w:rPr>
          <w:rFonts w:eastAsiaTheme="majorEastAsia"/>
        </w:rPr>
        <w:t>, 674 F. Supp. 3d 704, 723–24 (N.D. Cal. 2023)</w:t>
      </w:r>
      <w:r w:rsidRPr="007E078E">
        <w:t xml:space="preserve"> (stating that class certification for a § 1202(b) claim requires common proof of copyright ownership). However, the dispute centers around the existence of </w:t>
      </w:r>
      <w:r w:rsidRPr="007E078E">
        <w:rPr>
          <w:i/>
          <w:iCs/>
        </w:rPr>
        <w:t>class-wide</w:t>
      </w:r>
      <w:r w:rsidRPr="007E078E">
        <w:t xml:space="preserve"> proof of ownership—not the extent and substance of the ownership itself.</w:t>
      </w:r>
    </w:p>
  </w:footnote>
  <w:footnote w:id="148">
    <w:p w14:paraId="7AC1577C" w14:textId="3712A696" w:rsidR="00855B88" w:rsidRPr="007E078E" w:rsidRDefault="00855B88" w:rsidP="00855B88">
      <w:pPr>
        <w:pStyle w:val="FootnoteText"/>
      </w:pPr>
      <w:r w:rsidRPr="007E078E">
        <w:rPr>
          <w:rStyle w:val="FootnoteReference"/>
          <w:color w:val="auto"/>
          <w:szCs w:val="20"/>
        </w:rPr>
        <w:footnoteRef/>
      </w:r>
      <w:r w:rsidRPr="007E078E">
        <w:t xml:space="preserve"> Lexmark Int’l, Inc. v. Static Control Components, Inc., </w:t>
      </w:r>
      <w:r w:rsidRPr="00761716">
        <w:t>387 F. 3d 522, 538 (6th Cir. 2004)</w:t>
      </w:r>
      <w:r>
        <w:t xml:space="preserve"> </w:t>
      </w:r>
      <w:r w:rsidRPr="007E078E">
        <w:t>(clarifying that “[b]</w:t>
      </w:r>
      <w:proofErr w:type="spellStart"/>
      <w:r w:rsidRPr="007E078E">
        <w:t>oth</w:t>
      </w:r>
      <w:proofErr w:type="spellEnd"/>
      <w:r w:rsidRPr="007E078E">
        <w:t xml:space="preserve"> prongs of the infringement test”—that is, both the validity of the copyright and the substantial similarity of the allegedly infringing and allegedly infringed work</w:t>
      </w:r>
      <w:proofErr w:type="gramStart"/>
      <w:r w:rsidRPr="007E078E">
        <w:t>—“</w:t>
      </w:r>
      <w:proofErr w:type="gramEnd"/>
      <w:r w:rsidRPr="007E078E">
        <w:t>consider ‘copyrightability’”)</w:t>
      </w:r>
      <w:r w:rsidRPr="00C47136">
        <w:t>.</w:t>
      </w:r>
    </w:p>
  </w:footnote>
  <w:footnote w:id="149">
    <w:p w14:paraId="66463AF6" w14:textId="1E5C7861" w:rsidR="00855B88" w:rsidRPr="007E078E" w:rsidRDefault="00855B88" w:rsidP="00855B88">
      <w:pPr>
        <w:pStyle w:val="FootnoteText"/>
      </w:pPr>
      <w:r w:rsidRPr="007E078E">
        <w:rPr>
          <w:rStyle w:val="FootnoteReference"/>
          <w:color w:val="auto"/>
        </w:rPr>
        <w:footnoteRef/>
      </w:r>
      <w:r w:rsidRPr="007E078E">
        <w:t xml:space="preserve"> Feist Publications, Inc.</w:t>
      </w:r>
      <w:r>
        <w:t> </w:t>
      </w:r>
      <w:r w:rsidRPr="007E078E">
        <w:t>v. Rural Tel. Serv. Co., 499 U.S. 340</w:t>
      </w:r>
      <w:r>
        <w:t>, 349</w:t>
      </w:r>
      <w:r w:rsidRPr="007E078E">
        <w:t xml:space="preserve"> (1991) (“This inevitably means that the copyright in a factual compilation is thin.”).</w:t>
      </w:r>
    </w:p>
  </w:footnote>
  <w:footnote w:id="150">
    <w:p w14:paraId="2F50E66E" w14:textId="5C82E07A" w:rsidR="00855B88" w:rsidRPr="007E078E" w:rsidRDefault="00855B88" w:rsidP="00855B88">
      <w:pPr>
        <w:pStyle w:val="FootnoteText"/>
      </w:pPr>
      <w:r w:rsidRPr="007E078E">
        <w:rPr>
          <w:rStyle w:val="FootnoteReference"/>
          <w:color w:val="auto"/>
        </w:rPr>
        <w:footnoteRef/>
      </w:r>
      <w:r w:rsidRPr="007E078E">
        <w:t xml:space="preserve"> Advanta-STAR Auto. </w:t>
      </w:r>
      <w:proofErr w:type="spellStart"/>
      <w:r w:rsidRPr="007E078E">
        <w:t>Rsch</w:t>
      </w:r>
      <w:proofErr w:type="spellEnd"/>
      <w:r w:rsidRPr="007E078E">
        <w:t>. Corp. of Am.</w:t>
      </w:r>
      <w:r>
        <w:t> </w:t>
      </w:r>
      <w:r w:rsidRPr="007E078E">
        <w:t>v. Search Optics, LLC, 672 F. Supp. 3d 1035, 1049 (S.D. Cal. 2023).</w:t>
      </w:r>
    </w:p>
  </w:footnote>
  <w:footnote w:id="151">
    <w:p w14:paraId="4DA4D57D" w14:textId="77777777" w:rsidR="00855B88" w:rsidRPr="007E078E" w:rsidRDefault="00855B88" w:rsidP="00855B88">
      <w:pPr>
        <w:pStyle w:val="FootnoteText"/>
      </w:pPr>
      <w:r w:rsidRPr="007E078E">
        <w:rPr>
          <w:rStyle w:val="FootnoteReference"/>
          <w:color w:val="auto"/>
        </w:rPr>
        <w:footnoteRef/>
      </w:r>
      <w:r w:rsidRPr="007E078E">
        <w:t xml:space="preserve"> 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12A.10 [C][1].</w:t>
      </w:r>
    </w:p>
  </w:footnote>
  <w:footnote w:id="152">
    <w:p w14:paraId="479EF9D8"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rPr>
        <w:t>Id.</w:t>
      </w:r>
    </w:p>
  </w:footnote>
  <w:footnote w:id="153">
    <w:p w14:paraId="38E3C0B7"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rPr>
        <w:t>Id.</w:t>
      </w:r>
    </w:p>
  </w:footnote>
  <w:footnote w:id="154">
    <w:p w14:paraId="1464FFE1" w14:textId="77777777" w:rsidR="00855B88" w:rsidRPr="007E078E" w:rsidRDefault="00855B88" w:rsidP="00855B88">
      <w:pPr>
        <w:pStyle w:val="FootnoteText"/>
      </w:pPr>
      <w:r w:rsidRPr="007E078E">
        <w:rPr>
          <w:rStyle w:val="FootnoteReference"/>
          <w:color w:val="auto"/>
        </w:rPr>
        <w:footnoteRef/>
      </w:r>
      <w:r w:rsidRPr="007E078E">
        <w:t xml:space="preserve"> Lydia Pallas Loren &amp; Anthony Reese, </w:t>
      </w:r>
      <w:r w:rsidRPr="007E078E">
        <w:rPr>
          <w:i/>
        </w:rPr>
        <w:t>Proving Infringement: Burdens of Proof in Copyright Infringement Litigation</w:t>
      </w:r>
      <w:r w:rsidRPr="007E078E">
        <w:t xml:space="preserve">, </w:t>
      </w:r>
      <w:r w:rsidRPr="00892806">
        <w:rPr>
          <w:smallCaps/>
        </w:rPr>
        <w:t>23 Lewis &amp; Clark L. Rev. 621, 627-28</w:t>
      </w:r>
      <w:r w:rsidRPr="007E078E">
        <w:t xml:space="preserve"> (2019) (categorizing “affirmative defenses” and prima facie factual and legal rebuttals as “defense arguments,” though the latter “are not technically affirmative defenses”).</w:t>
      </w:r>
    </w:p>
  </w:footnote>
  <w:footnote w:id="155">
    <w:p w14:paraId="01B91496"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rPr>
        <w:t xml:space="preserve">Id. </w:t>
      </w:r>
      <w:r w:rsidRPr="007E078E">
        <w:t>at 648.</w:t>
      </w:r>
    </w:p>
  </w:footnote>
  <w:footnote w:id="156">
    <w:p w14:paraId="34577AA9" w14:textId="21709504" w:rsidR="00855B88" w:rsidRPr="007E078E" w:rsidRDefault="00855B88" w:rsidP="00855B88">
      <w:pPr>
        <w:pStyle w:val="FootnoteText"/>
      </w:pPr>
      <w:r w:rsidRPr="007E078E">
        <w:rPr>
          <w:rStyle w:val="FootnoteReference"/>
          <w:color w:val="auto"/>
          <w:szCs w:val="20"/>
        </w:rPr>
        <w:footnoteRef/>
      </w:r>
      <w:r w:rsidRPr="007E078E">
        <w:t xml:space="preserve"> </w:t>
      </w:r>
      <w:r w:rsidRPr="007E078E">
        <w:rPr>
          <w:bdr w:val="none" w:sz="0" w:space="0" w:color="auto" w:frame="1"/>
        </w:rPr>
        <w:t>FurnitureDealer.Net, Inc</w:t>
      </w:r>
      <w:r>
        <w:rPr>
          <w:bdr w:val="none" w:sz="0" w:space="0" w:color="auto" w:frame="1"/>
        </w:rPr>
        <w:t> </w:t>
      </w:r>
      <w:r w:rsidRPr="007E078E">
        <w:rPr>
          <w:bdr w:val="none" w:sz="0" w:space="0" w:color="auto" w:frame="1"/>
        </w:rPr>
        <w:t>v. Amazon.com, Inc, WL 891473, at *21 (D. Minn. Mar.</w:t>
      </w:r>
      <w:r>
        <w:rPr>
          <w:bdr w:val="none" w:sz="0" w:space="0" w:color="auto" w:frame="1"/>
        </w:rPr>
        <w:t> </w:t>
      </w:r>
      <w:r w:rsidRPr="007E078E">
        <w:rPr>
          <w:bdr w:val="none" w:sz="0" w:space="0" w:color="auto" w:frame="1"/>
        </w:rPr>
        <w:t>25, 2022)</w:t>
      </w:r>
      <w:r w:rsidRPr="007E078E">
        <w:t xml:space="preserve"> (“The statute of limitations for a DMCA claim is three years. The Complaint was filed on January 26, 2018, therefore any alleged removal of CMI that occurred prior to January 26, 2015 falls outside the statute of limitations period unless that period is tolled.” (citation omitted)); </w:t>
      </w:r>
      <w:r w:rsidRPr="00892806">
        <w:rPr>
          <w:bdr w:val="none" w:sz="0" w:space="0" w:color="auto" w:frame="1"/>
        </w:rPr>
        <w:t>The Intercept Media, Inc.</w:t>
      </w:r>
      <w:r>
        <w:rPr>
          <w:bdr w:val="none" w:sz="0" w:space="0" w:color="auto" w:frame="1"/>
        </w:rPr>
        <w:t> </w:t>
      </w:r>
      <w:r w:rsidRPr="00892806">
        <w:rPr>
          <w:bdr w:val="none" w:sz="0" w:space="0" w:color="auto" w:frame="1"/>
        </w:rPr>
        <w:t>v. OpenAI, Inc.</w:t>
      </w:r>
      <w:r w:rsidRPr="007E078E">
        <w:rPr>
          <w:bdr w:val="none" w:sz="0" w:space="0" w:color="auto" w:frame="1"/>
        </w:rPr>
        <w:t>, 767 F. Supp. 3d 18, 33 (S.D.N.Y. 2025)</w:t>
      </w:r>
      <w:r w:rsidRPr="007E078E">
        <w:t xml:space="preserve"> (considering—though ultimately rejecting for unrelated reasons—defendant’s statute of limitations defense); </w:t>
      </w:r>
      <w:r w:rsidRPr="00892806">
        <w:rPr>
          <w:u w:color="DCA10D"/>
        </w:rPr>
        <w:t>Schneider</w:t>
      </w:r>
      <w:r>
        <w:rPr>
          <w:u w:color="DCA10D"/>
        </w:rPr>
        <w:t> </w:t>
      </w:r>
      <w:r w:rsidRPr="00892806">
        <w:rPr>
          <w:u w:color="DCA10D"/>
        </w:rPr>
        <w:t>v. YouTube, LLC</w:t>
      </w:r>
      <w:r w:rsidRPr="007E078E">
        <w:rPr>
          <w:u w:color="DCA10D"/>
        </w:rPr>
        <w:t>, 674 F. Supp. 3d 704, 718 (N.D. Cal. 2023) (stating that “the existence of a license</w:t>
      </w:r>
      <w:r>
        <w:rPr>
          <w:u w:color="DCA10D"/>
        </w:rPr>
        <w:t> </w:t>
      </w:r>
      <w:r w:rsidRPr="007E078E">
        <w:rPr>
          <w:u w:color="DCA10D"/>
        </w:rPr>
        <w:t>.</w:t>
      </w:r>
      <w:r>
        <w:rPr>
          <w:u w:color="DCA10D"/>
        </w:rPr>
        <w:t> </w:t>
      </w:r>
      <w:r w:rsidRPr="007E078E">
        <w:rPr>
          <w:u w:color="DCA10D"/>
        </w:rPr>
        <w:t>.</w:t>
      </w:r>
      <w:r>
        <w:rPr>
          <w:u w:color="DCA10D"/>
        </w:rPr>
        <w:t> </w:t>
      </w:r>
      <w:r w:rsidRPr="007E078E">
        <w:rPr>
          <w:u w:color="DCA10D"/>
        </w:rPr>
        <w:t xml:space="preserve">. is an essential defense” against claims relating to CMI); </w:t>
      </w:r>
      <w:r w:rsidRPr="00892806">
        <w:t>Loeb-Defever</w:t>
      </w:r>
      <w:r>
        <w:t> </w:t>
      </w:r>
      <w:r w:rsidRPr="00892806">
        <w:t>v. Strategic Constr.</w:t>
      </w:r>
      <w:r w:rsidRPr="007E078E">
        <w:rPr>
          <w:i/>
          <w:iCs/>
        </w:rPr>
        <w:t>, Ltd</w:t>
      </w:r>
      <w:r w:rsidRPr="00892806">
        <w:t>.</w:t>
      </w:r>
      <w:r w:rsidRPr="007E078E">
        <w:t>, No.</w:t>
      </w:r>
      <w:r>
        <w:t> </w:t>
      </w:r>
      <w:r w:rsidRPr="007E078E">
        <w:t>4:20-CV-1981, 2022 WL 22877320, at *12 (S.D. Tex. Jan.</w:t>
      </w:r>
      <w:r>
        <w:t xml:space="preserve"> </w:t>
      </w:r>
      <w:r w:rsidRPr="007E078E">
        <w:t xml:space="preserve">27, 2022) (finding the existence of a license to negate the scienter element of a possible DMCA claim). </w:t>
      </w:r>
    </w:p>
  </w:footnote>
  <w:footnote w:id="157">
    <w:p w14:paraId="1B0979C5" w14:textId="77777777" w:rsidR="00855B88" w:rsidRPr="007E078E" w:rsidRDefault="00855B88" w:rsidP="00855B88">
      <w:pPr>
        <w:pStyle w:val="FootnoteText"/>
      </w:pPr>
      <w:r w:rsidRPr="007E078E">
        <w:rPr>
          <w:rStyle w:val="FootnoteReference"/>
          <w:color w:val="auto"/>
        </w:rPr>
        <w:footnoteRef/>
      </w:r>
      <w:r w:rsidRPr="007E078E">
        <w:t xml:space="preserve"> Brian L. Frye, </w:t>
      </w:r>
      <w:r w:rsidRPr="007E078E">
        <w:rPr>
          <w:i/>
        </w:rPr>
        <w:t>Aesthetic Nondiscrimination &amp; Fair Use</w:t>
      </w:r>
      <w:r w:rsidRPr="00892806">
        <w:rPr>
          <w:smallCaps/>
        </w:rPr>
        <w:t>, 3 Belmont L. Rev. 29, 30</w:t>
      </w:r>
      <w:r w:rsidRPr="007E078E">
        <w:t xml:space="preserve"> (2016) (“The most important defense to copyright infringement is the fair use doctrine.”); Clark D. Asay, </w:t>
      </w:r>
      <w:r w:rsidRPr="007E078E">
        <w:rPr>
          <w:i/>
        </w:rPr>
        <w:t>Transformative Use in Software</w:t>
      </w:r>
      <w:r w:rsidRPr="007E078E">
        <w:t xml:space="preserve">, </w:t>
      </w:r>
      <w:r w:rsidRPr="00892806">
        <w:rPr>
          <w:smallCaps/>
        </w:rPr>
        <w:t>70 Stan. L. Rev. Online 1, 9</w:t>
      </w:r>
      <w:r w:rsidRPr="007E078E">
        <w:t xml:space="preserve"> (2017) (“Fair use is copyright law’s most important defense against claims of copyright infringement.”); Marshall A. </w:t>
      </w:r>
      <w:proofErr w:type="spellStart"/>
      <w:r w:rsidRPr="007E078E">
        <w:t>Leaffer</w:t>
      </w:r>
      <w:proofErr w:type="spellEnd"/>
      <w:r w:rsidRPr="007E078E">
        <w:t>, Understanding Copyright Law 495 (6th ed. 2014) (claiming fair use is “by far the most important defense to an action for copyright infringement”).</w:t>
      </w:r>
    </w:p>
  </w:footnote>
  <w:footnote w:id="158">
    <w:p w14:paraId="559132E9" w14:textId="77777777" w:rsidR="00855B88" w:rsidRPr="007E078E" w:rsidRDefault="00855B88" w:rsidP="00855B88">
      <w:pPr>
        <w:pStyle w:val="FootnoteText"/>
      </w:pPr>
      <w:r w:rsidRPr="007E078E">
        <w:rPr>
          <w:rStyle w:val="FootnoteReference"/>
          <w:color w:val="auto"/>
        </w:rPr>
        <w:footnoteRef/>
      </w:r>
      <w:r w:rsidRPr="007E078E">
        <w:t xml:space="preserve"> </w:t>
      </w:r>
      <w:proofErr w:type="spellStart"/>
      <w:r w:rsidRPr="007E078E">
        <w:t>Susuk</w:t>
      </w:r>
      <w:proofErr w:type="spellEnd"/>
      <w:r w:rsidRPr="007E078E">
        <w:t xml:space="preserve"> Lim, </w:t>
      </w:r>
      <w:r w:rsidRPr="007E078E">
        <w:rPr>
          <w:i/>
        </w:rPr>
        <w:t xml:space="preserve">A Survey of the DMCA’s Copyright Management Information Protections: The DMCA’s CMI Landscape after All Headline News and </w:t>
      </w:r>
      <w:r w:rsidRPr="007E078E">
        <w:t xml:space="preserve">McClatchey, </w:t>
      </w:r>
      <w:r w:rsidRPr="00892806">
        <w:rPr>
          <w:smallCaps/>
        </w:rPr>
        <w:t xml:space="preserve">6 Wash. J.L. Tech. &amp; Arts 297, 307 </w:t>
      </w:r>
      <w:r w:rsidRPr="007E078E">
        <w:t xml:space="preserve">(2011) (“At the most textual end of the spectrum, § 1202 makes no exception for fair use; removal or alteration of copyright information is categorically prohibited ‘without the authority of the copyright owner or law.’”); </w:t>
      </w:r>
      <w:r w:rsidRPr="007E078E">
        <w:rPr>
          <w:i/>
          <w:iCs/>
        </w:rPr>
        <w:t xml:space="preserve">see infra </w:t>
      </w:r>
      <w:r w:rsidRPr="007E078E">
        <w:t xml:space="preserve">note </w:t>
      </w:r>
      <w:r w:rsidRPr="007E078E">
        <w:fldChar w:fldCharType="begin"/>
      </w:r>
      <w:r w:rsidRPr="007E078E">
        <w:instrText xml:space="preserve"> NOTEREF _Ref205646217 \h  \* MERGEFORMAT </w:instrText>
      </w:r>
      <w:r w:rsidRPr="007E078E">
        <w:fldChar w:fldCharType="separate"/>
      </w:r>
      <w:r w:rsidRPr="007E078E">
        <w:t>159</w:t>
      </w:r>
      <w:r w:rsidRPr="007E078E">
        <w:fldChar w:fldCharType="end"/>
      </w:r>
      <w:r w:rsidRPr="007E078E">
        <w:t xml:space="preserve"> (listing cases in which courts applied a fair use analysis to infringement claims but not § 1202 claims).</w:t>
      </w:r>
    </w:p>
  </w:footnote>
  <w:footnote w:id="159">
    <w:p w14:paraId="3E5B0543" w14:textId="77777777" w:rsidR="00855B88" w:rsidRPr="007E078E" w:rsidRDefault="00855B88" w:rsidP="00855B88">
      <w:pPr>
        <w:pStyle w:val="FootnoteText"/>
      </w:pPr>
      <w:r w:rsidRPr="007E078E">
        <w:rPr>
          <w:rStyle w:val="FootnoteReference"/>
          <w:color w:val="auto"/>
        </w:rPr>
        <w:footnoteRef/>
      </w:r>
      <w:r w:rsidRPr="007E078E">
        <w:t xml:space="preserve"> </w:t>
      </w:r>
      <w:proofErr w:type="spellStart"/>
      <w:r w:rsidRPr="007E078E">
        <w:t>Susuk</w:t>
      </w:r>
      <w:proofErr w:type="spellEnd"/>
      <w:r w:rsidRPr="007E078E">
        <w:t xml:space="preserve"> Lim, </w:t>
      </w:r>
      <w:r w:rsidRPr="007E078E">
        <w:rPr>
          <w:i/>
        </w:rPr>
        <w:t xml:space="preserve">supra </w:t>
      </w:r>
      <w:r w:rsidRPr="007E078E">
        <w:t xml:space="preserve">note </w:t>
      </w:r>
      <w:r>
        <w:fldChar w:fldCharType="begin"/>
      </w:r>
      <w:r>
        <w:instrText xml:space="preserve"> NOTEREF _Ref209611566 \h </w:instrText>
      </w:r>
      <w:r>
        <w:fldChar w:fldCharType="separate"/>
      </w:r>
      <w:r>
        <w:t>157</w:t>
      </w:r>
      <w:r>
        <w:fldChar w:fldCharType="end"/>
      </w:r>
      <w:r w:rsidRPr="007E078E">
        <w:t xml:space="preserve"> at 307.</w:t>
      </w:r>
    </w:p>
  </w:footnote>
  <w:footnote w:id="160">
    <w:p w14:paraId="44E5B567" w14:textId="7FE71143" w:rsidR="00855B88" w:rsidRPr="007E078E" w:rsidRDefault="00855B88" w:rsidP="00855B88">
      <w:pPr>
        <w:pStyle w:val="FootnoteText"/>
        <w:rPr>
          <w:iCs/>
        </w:rPr>
      </w:pPr>
      <w:r w:rsidRPr="007E078E">
        <w:rPr>
          <w:rStyle w:val="FootnoteReference"/>
          <w:color w:val="auto"/>
          <w:szCs w:val="20"/>
        </w:rPr>
        <w:footnoteRef/>
      </w:r>
      <w:r w:rsidRPr="007E078E">
        <w:t xml:space="preserve"> </w:t>
      </w:r>
      <w:r w:rsidRPr="00892806">
        <w:t>Murphy</w:t>
      </w:r>
      <w:r>
        <w:t> </w:t>
      </w:r>
      <w:r w:rsidRPr="00892806">
        <w:t>v. Millenium Radio Grp. LLC</w:t>
      </w:r>
      <w:r w:rsidRPr="007E078E">
        <w:t>, WL 419884, at *5 (D.N.J. Jan.</w:t>
      </w:r>
      <w:r>
        <w:t> </w:t>
      </w:r>
      <w:r w:rsidRPr="007E078E">
        <w:t xml:space="preserve">30, 2015) (finding that the application of fair use does not preclude the necessary scienter for a § 1202 claim); </w:t>
      </w:r>
      <w:r w:rsidRPr="00892806">
        <w:rPr>
          <w:u w:color="DCA10D"/>
        </w:rPr>
        <w:t>Monroe</w:t>
      </w:r>
      <w:r>
        <w:rPr>
          <w:u w:color="DCA10D"/>
        </w:rPr>
        <w:t> </w:t>
      </w:r>
      <w:r w:rsidRPr="00892806">
        <w:rPr>
          <w:u w:color="DCA10D"/>
        </w:rPr>
        <w:t>v. NorthStar Source Grp., LLC</w:t>
      </w:r>
      <w:r w:rsidRPr="007E078E">
        <w:rPr>
          <w:u w:color="DCA10D"/>
        </w:rPr>
        <w:t>, WL 1939027 (S.D.N.Y. July</w:t>
      </w:r>
      <w:r>
        <w:rPr>
          <w:u w:color="DCA10D"/>
        </w:rPr>
        <w:t> </w:t>
      </w:r>
      <w:r w:rsidRPr="007E078E">
        <w:rPr>
          <w:u w:color="DCA10D"/>
        </w:rPr>
        <w:t>15, 2025) (analyzing fair use for infringement claim but not § 1202 claim)</w:t>
      </w:r>
      <w:r w:rsidRPr="007E078E">
        <w:t xml:space="preserve">; </w:t>
      </w:r>
      <w:r w:rsidRPr="00892806">
        <w:rPr>
          <w:u w:color="DCA10D"/>
        </w:rPr>
        <w:t>Free Speech Sys., LLC</w:t>
      </w:r>
      <w:r>
        <w:rPr>
          <w:u w:color="DCA10D"/>
        </w:rPr>
        <w:t> </w:t>
      </w:r>
      <w:r w:rsidRPr="00892806">
        <w:rPr>
          <w:u w:color="DCA10D"/>
        </w:rPr>
        <w:t>v. Menzel</w:t>
      </w:r>
      <w:r w:rsidRPr="007E078E">
        <w:rPr>
          <w:u w:color="DCA10D"/>
        </w:rPr>
        <w:t xml:space="preserve">, 390 F. Supp. 3d 1162 (N.D. Cal. 2019) (analyzing application of fair use to infringement claim and dismissing § 1202 claim for unrelated reasons without a fair use analysis); </w:t>
      </w:r>
      <w:r w:rsidRPr="00892806">
        <w:t>Shihab</w:t>
      </w:r>
      <w:r>
        <w:t> </w:t>
      </w:r>
      <w:r w:rsidRPr="00892806">
        <w:t>v. Source Digital, Inc.</w:t>
      </w:r>
      <w:r w:rsidRPr="007E078E">
        <w:t>, WL 3461351 (S.D.N.Y. July</w:t>
      </w:r>
      <w:r>
        <w:t> </w:t>
      </w:r>
      <w:r w:rsidRPr="007E078E">
        <w:t xml:space="preserve">18, 2024) (analyzing fair use for infringement claim but not §1202 claim); </w:t>
      </w:r>
      <w:r w:rsidRPr="00892806">
        <w:t>Reiner</w:t>
      </w:r>
      <w:r>
        <w:t> </w:t>
      </w:r>
      <w:r w:rsidRPr="00892806">
        <w:t>v. Canale</w:t>
      </w:r>
      <w:r w:rsidRPr="007E078E">
        <w:t xml:space="preserve">, 301 F. Supp. 3d 727 (E.D. Mich. 2018) (analyzing fair use for infringement claim but not § 1202 claim); </w:t>
      </w:r>
      <w:r w:rsidRPr="00892806">
        <w:t>Bell</w:t>
      </w:r>
      <w:r>
        <w:t> </w:t>
      </w:r>
      <w:r w:rsidRPr="00892806">
        <w:t>v. Milwaukee Bd. of Sch. Directors</w:t>
      </w:r>
      <w:r w:rsidRPr="007E078E">
        <w:t>, WL 18276966 (E.D. Wis. Dec.</w:t>
      </w:r>
      <w:r>
        <w:t> </w:t>
      </w:r>
      <w:r w:rsidRPr="007E078E">
        <w:t xml:space="preserve">21, 2022) (analyzing fair use for infringement claim but not § 1202 claim); </w:t>
      </w:r>
      <w:r w:rsidRPr="00892806">
        <w:t>Bain</w:t>
      </w:r>
      <w:r>
        <w:t> </w:t>
      </w:r>
      <w:r w:rsidRPr="00892806">
        <w:t>v. Film Indep., Inc.</w:t>
      </w:r>
      <w:r w:rsidRPr="007E078E">
        <w:t>, WL 5491314 (C.D. Cal. Aug.</w:t>
      </w:r>
      <w:r>
        <w:t> </w:t>
      </w:r>
      <w:r w:rsidRPr="007E078E">
        <w:t xml:space="preserve">6, 2020) (analyzing fair use for infringement claim but not § 1202 claim); </w:t>
      </w:r>
      <w:r w:rsidRPr="00892806">
        <w:t>Kelly</w:t>
      </w:r>
      <w:r>
        <w:t> </w:t>
      </w:r>
      <w:r w:rsidRPr="00892806">
        <w:t>v. Arriba Soft Corp.</w:t>
      </w:r>
      <w:r w:rsidRPr="007E078E">
        <w:t xml:space="preserve">, 77 F. Supp. 2d 1116 (C.D. Cal. 1999) (analyzing fair use for infringement claim but not § 1202 claim). </w:t>
      </w:r>
      <w:r w:rsidRPr="007E078E">
        <w:rPr>
          <w:i/>
          <w:iCs/>
        </w:rPr>
        <w:t>But see</w:t>
      </w:r>
      <w:r w:rsidRPr="007E078E">
        <w:t xml:space="preserve"> </w:t>
      </w:r>
      <w:r w:rsidRPr="00892806">
        <w:t>Kadrey</w:t>
      </w:r>
      <w:r>
        <w:t> </w:t>
      </w:r>
      <w:r w:rsidRPr="00892806">
        <w:t>v. Meta Platforms, Inc.</w:t>
      </w:r>
      <w:r w:rsidRPr="007E078E">
        <w:t xml:space="preserve"> WL 1786418, at *1 (N.D. Cal. June</w:t>
      </w:r>
      <w:r>
        <w:t> </w:t>
      </w:r>
      <w:r w:rsidRPr="007E078E">
        <w:t>27, 2025) (“The plaintiffs’ DMCA claim fails because</w:t>
      </w:r>
      <w:r>
        <w:t> </w:t>
      </w:r>
      <w:r w:rsidRPr="007E078E">
        <w:t>.</w:t>
      </w:r>
      <w:r>
        <w:t> </w:t>
      </w:r>
      <w:r w:rsidRPr="007E078E">
        <w:t>.</w:t>
      </w:r>
      <w:r>
        <w:t> </w:t>
      </w:r>
      <w:r w:rsidRPr="007E078E">
        <w:t xml:space="preserve">. [defendants’] copying must be deemed fair use”); </w:t>
      </w:r>
      <w:r w:rsidRPr="00892806">
        <w:t>Kennedy</w:t>
      </w:r>
      <w:r>
        <w:t> </w:t>
      </w:r>
      <w:r w:rsidRPr="00892806">
        <w:t>v. Gish, Sherwood &amp; Friends, Inc.</w:t>
      </w:r>
      <w:r w:rsidRPr="007E078E">
        <w:t xml:space="preserve">, 143 F. Supp. 3d 898, 914 (E.D. Mo. 2015) (finding that fair use precludes a § 1202 violation). The latter case has been criticized for basing its fair use conclusion on a misunderstanding of § 1201 and a misapplication of § 1201 to § 1202. </w:t>
      </w:r>
      <w:r w:rsidRPr="007E078E">
        <w:rPr>
          <w:i/>
        </w:rPr>
        <w:t>See</w:t>
      </w:r>
      <w:r w:rsidRPr="007E078E">
        <w:rPr>
          <w:iCs/>
        </w:rPr>
        <w:t xml:space="preserve"> </w:t>
      </w:r>
      <w:r w:rsidRPr="007E078E">
        <w:t xml:space="preserve">Nimmer </w:t>
      </w:r>
      <w:proofErr w:type="gramStart"/>
      <w:r w:rsidRPr="007E078E">
        <w:t>On</w:t>
      </w:r>
      <w:proofErr w:type="gramEnd"/>
      <w:r w:rsidRPr="007E078E">
        <w:t xml:space="preserve">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12A.10 (“The court’s conclusion would therefore appear to be in error.”).</w:t>
      </w:r>
    </w:p>
  </w:footnote>
  <w:footnote w:id="161">
    <w:p w14:paraId="3B6D16FF" w14:textId="77777777" w:rsidR="00855B88" w:rsidRPr="007E078E" w:rsidRDefault="00855B88" w:rsidP="00855B88">
      <w:pPr>
        <w:pStyle w:val="FootnoteText"/>
      </w:pPr>
      <w:r w:rsidRPr="007E078E">
        <w:rPr>
          <w:rStyle w:val="FootnoteReference"/>
          <w:color w:val="auto"/>
        </w:rPr>
        <w:footnoteRef/>
      </w:r>
      <w:r w:rsidRPr="007E078E">
        <w:t xml:space="preserve"> 26 U.S.C. § 1202(b).</w:t>
      </w:r>
    </w:p>
  </w:footnote>
  <w:footnote w:id="162">
    <w:p w14:paraId="631801A9"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rPr>
        <w:t xml:space="preserve">See </w:t>
      </w:r>
      <w:r w:rsidRPr="007E078E">
        <w:t xml:space="preserve">Nimmer </w:t>
      </w:r>
      <w:proofErr w:type="gramStart"/>
      <w:r w:rsidRPr="007E078E">
        <w:t>On</w:t>
      </w:r>
      <w:proofErr w:type="gramEnd"/>
      <w:r w:rsidRPr="007E078E">
        <w:t xml:space="preserve">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12A.10 (2025); Eric F. Harbert, </w:t>
      </w:r>
      <w:r w:rsidRPr="007E078E">
        <w:rPr>
          <w:i/>
        </w:rPr>
        <w:t>In the Shadow of Mt. Olympus</w:t>
      </w:r>
      <w:r w:rsidRPr="007E078E">
        <w:t xml:space="preserve">, </w:t>
      </w:r>
      <w:r w:rsidRPr="00892806">
        <w:rPr>
          <w:smallCaps/>
        </w:rPr>
        <w:t>13 UCLA Ent. L. Rev. 133, 145</w:t>
      </w:r>
      <w:r w:rsidRPr="007E078E">
        <w:t xml:space="preserve"> (2005) (“Section 1202(b) also allows removal or alteration of CMI by authority of ‘the law.’ . . . Failure to clarify this section of the statute could have a profound chilling effect upon the fair use of copyrighted works.”); Crusey, </w:t>
      </w:r>
      <w:r w:rsidRPr="007E078E">
        <w:rPr>
          <w:i/>
          <w:iCs/>
        </w:rPr>
        <w:t>supra</w:t>
      </w:r>
      <w:r w:rsidRPr="007E078E">
        <w:t xml:space="preserve"> note </w:t>
      </w:r>
      <w:r w:rsidRPr="007E078E">
        <w:fldChar w:fldCharType="begin"/>
      </w:r>
      <w:r w:rsidRPr="007E078E">
        <w:instrText xml:space="preserve"> NOTEREF _Ref205299173 \h  \* MERGEFORMAT </w:instrText>
      </w:r>
      <w:r w:rsidRPr="007E078E">
        <w:fldChar w:fldCharType="separate"/>
      </w:r>
      <w:r w:rsidRPr="007E078E">
        <w:t>21</w:t>
      </w:r>
      <w:r w:rsidRPr="007E078E">
        <w:fldChar w:fldCharType="end"/>
      </w:r>
      <w:r w:rsidRPr="007E078E">
        <w:t xml:space="preserve"> at 511.</w:t>
      </w:r>
    </w:p>
  </w:footnote>
  <w:footnote w:id="163">
    <w:p w14:paraId="2B04A61C"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 xml:space="preserve">See </w:t>
      </w:r>
      <w:r w:rsidRPr="007E078E">
        <w:t>Part II.D.</w:t>
      </w:r>
    </w:p>
  </w:footnote>
  <w:footnote w:id="164">
    <w:p w14:paraId="6C65415B" w14:textId="5E8E3B70" w:rsidR="00855B88" w:rsidRPr="007E078E" w:rsidRDefault="00855B88" w:rsidP="00855B88">
      <w:pPr>
        <w:pStyle w:val="FootnoteText"/>
      </w:pPr>
      <w:r w:rsidRPr="007E078E">
        <w:rPr>
          <w:rStyle w:val="FootnoteReference"/>
          <w:color w:val="auto"/>
        </w:rPr>
        <w:footnoteRef/>
      </w:r>
      <w:r w:rsidRPr="007E078E">
        <w:t xml:space="preserve"> </w:t>
      </w:r>
      <w:proofErr w:type="spellStart"/>
      <w:r w:rsidRPr="007E078E">
        <w:t>Susuk</w:t>
      </w:r>
      <w:proofErr w:type="spellEnd"/>
      <w:r w:rsidRPr="007E078E">
        <w:t xml:space="preserve"> Lim, </w:t>
      </w:r>
      <w:r w:rsidRPr="007E078E">
        <w:rPr>
          <w:i/>
        </w:rPr>
        <w:t xml:space="preserve">supra </w:t>
      </w:r>
      <w:r w:rsidRPr="007E078E">
        <w:t>note</w:t>
      </w:r>
      <w:r>
        <w:t xml:space="preserve"> </w:t>
      </w:r>
      <w:r>
        <w:fldChar w:fldCharType="begin"/>
      </w:r>
      <w:r>
        <w:instrText xml:space="preserve"> NOTEREF _Ref209611566 \h </w:instrText>
      </w:r>
      <w:r>
        <w:fldChar w:fldCharType="separate"/>
      </w:r>
      <w:r>
        <w:t>157</w:t>
      </w:r>
      <w:r>
        <w:fldChar w:fldCharType="end"/>
      </w:r>
      <w:r>
        <w:t xml:space="preserve"> </w:t>
      </w:r>
      <w:r w:rsidRPr="007E078E">
        <w:t>at 307.</w:t>
      </w:r>
    </w:p>
  </w:footnote>
  <w:footnote w:id="165">
    <w:p w14:paraId="03894150" w14:textId="77777777" w:rsidR="00855B88" w:rsidRPr="007E078E" w:rsidRDefault="00855B88" w:rsidP="00855B88">
      <w:pPr>
        <w:pStyle w:val="FootnoteText"/>
      </w:pPr>
      <w:r w:rsidRPr="007E078E">
        <w:rPr>
          <w:rStyle w:val="FootnoteReference"/>
          <w:color w:val="auto"/>
        </w:rPr>
        <w:footnoteRef/>
      </w:r>
      <w:r w:rsidRPr="007E078E">
        <w:t xml:space="preserve"> 26 U.S.C. § 1202(b); </w:t>
      </w:r>
      <w:r w:rsidRPr="007E078E">
        <w:rPr>
          <w:i/>
          <w:iCs/>
        </w:rPr>
        <w:t>see Part II.D.</w:t>
      </w:r>
      <w:r w:rsidRPr="007E078E">
        <w:t xml:space="preserve"> (discussing the double scienter requirement).</w:t>
      </w:r>
    </w:p>
  </w:footnote>
  <w:footnote w:id="166">
    <w:p w14:paraId="439B5A47" w14:textId="2FB09DC0" w:rsidR="00855B88" w:rsidRPr="007E078E" w:rsidRDefault="00855B88" w:rsidP="00855B88">
      <w:pPr>
        <w:pStyle w:val="FootnoteText"/>
      </w:pPr>
      <w:r w:rsidRPr="007E078E">
        <w:rPr>
          <w:rStyle w:val="FootnoteReference"/>
          <w:color w:val="auto"/>
        </w:rPr>
        <w:footnoteRef/>
      </w:r>
      <w:r w:rsidRPr="007E078E">
        <w:t xml:space="preserve"> </w:t>
      </w:r>
      <w:proofErr w:type="gramStart"/>
      <w:r w:rsidRPr="007E078E">
        <w:rPr>
          <w:i/>
          <w:iCs/>
        </w:rPr>
        <w:t>Id.</w:t>
      </w:r>
      <w:r w:rsidRPr="007E078E">
        <w:t>;</w:t>
      </w:r>
      <w:proofErr w:type="gramEnd"/>
      <w:r w:rsidRPr="007E078E">
        <w:t xml:space="preserve"> </w:t>
      </w:r>
      <w:proofErr w:type="spellStart"/>
      <w:r w:rsidRPr="007E078E">
        <w:t>Susuk</w:t>
      </w:r>
      <w:proofErr w:type="spellEnd"/>
      <w:r w:rsidRPr="007E078E">
        <w:t xml:space="preserve"> Lim, </w:t>
      </w:r>
      <w:r w:rsidRPr="007E078E">
        <w:rPr>
          <w:i/>
        </w:rPr>
        <w:t xml:space="preserve">supra </w:t>
      </w:r>
      <w:r w:rsidRPr="007E078E">
        <w:t>note</w:t>
      </w:r>
      <w:r>
        <w:t xml:space="preserve"> </w:t>
      </w:r>
      <w:r>
        <w:fldChar w:fldCharType="begin"/>
      </w:r>
      <w:r>
        <w:instrText xml:space="preserve"> NOTEREF _Ref209611566 \h </w:instrText>
      </w:r>
      <w:r>
        <w:fldChar w:fldCharType="separate"/>
      </w:r>
      <w:r>
        <w:t>157</w:t>
      </w:r>
      <w:r>
        <w:fldChar w:fldCharType="end"/>
      </w:r>
      <w:r>
        <w:t xml:space="preserve"> </w:t>
      </w:r>
      <w:r w:rsidRPr="007E078E">
        <w:t>at 307 (“[B]</w:t>
      </w:r>
      <w:proofErr w:type="spellStart"/>
      <w:r w:rsidRPr="007E078E">
        <w:t>ecause</w:t>
      </w:r>
      <w:proofErr w:type="spellEnd"/>
      <w:r w:rsidRPr="007E078E">
        <w:t xml:space="preserve"> fair use is fundamentally not infringement . . . the removal of CMI, </w:t>
      </w:r>
      <w:proofErr w:type="gramStart"/>
      <w:r w:rsidRPr="007E078E">
        <w:t>whether or not</w:t>
      </w:r>
      <w:proofErr w:type="gramEnd"/>
      <w:r w:rsidRPr="007E078E">
        <w:t xml:space="preserve"> intentional, cannot lead to actual infringement. Thus, one required element of a § 1202 claim would be unfulfilled”); </w:t>
      </w:r>
      <w:r w:rsidRPr="00892806">
        <w:t>Kadrey</w:t>
      </w:r>
      <w:r>
        <w:t> </w:t>
      </w:r>
      <w:r w:rsidRPr="00892806">
        <w:t>v. Meta Platforms, Inc.</w:t>
      </w:r>
      <w:r w:rsidRPr="007E078E">
        <w:t>, WL 1786418, at *1 (N.D. Cal. June</w:t>
      </w:r>
      <w:r>
        <w:t> </w:t>
      </w:r>
      <w:r w:rsidRPr="007E078E">
        <w:t xml:space="preserve">27, 2025) (“[T]he Copyright Act provides that anything that is a fair use ‘is not an infringement of copyright’ (citation omitted)). </w:t>
      </w:r>
      <w:proofErr w:type="gramStart"/>
      <w:r w:rsidRPr="007E078E">
        <w:t>So</w:t>
      </w:r>
      <w:proofErr w:type="gramEnd"/>
      <w:r w:rsidRPr="007E078E">
        <w:t xml:space="preserve"> because [defendant’s] copying was not an infringement, its removal of CMI could not have furthered an act of infringement.”).</w:t>
      </w:r>
    </w:p>
  </w:footnote>
  <w:footnote w:id="167">
    <w:p w14:paraId="39E322D2"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rPr>
        <w:t xml:space="preserve">See </w:t>
      </w:r>
      <w:r w:rsidRPr="007E078E">
        <w:t>17 U.S.C. § 107 (stating that one factor in the fair use analysis is “the purpose and character of the use, including whether such use is of a commercial nature or is for nonprofit educational purposes”).</w:t>
      </w:r>
    </w:p>
  </w:footnote>
  <w:footnote w:id="168">
    <w:p w14:paraId="59BBA1A3" w14:textId="25A0A392" w:rsidR="00855B88" w:rsidRPr="007E078E" w:rsidRDefault="00855B88" w:rsidP="00855B88">
      <w:pPr>
        <w:pStyle w:val="FootnoteText"/>
      </w:pPr>
      <w:r w:rsidRPr="007E078E">
        <w:rPr>
          <w:rStyle w:val="FootnoteReference"/>
          <w:color w:val="auto"/>
        </w:rPr>
        <w:footnoteRef/>
      </w:r>
      <w:r w:rsidRPr="007E078E">
        <w:t xml:space="preserve"> </w:t>
      </w:r>
      <w:r w:rsidRPr="007E078E">
        <w:rPr>
          <w:i/>
        </w:rPr>
        <w:t xml:space="preserve">See </w:t>
      </w:r>
      <w:r w:rsidRPr="007E078E">
        <w:t xml:space="preserve">Harbert, </w:t>
      </w:r>
      <w:r w:rsidRPr="007E078E">
        <w:rPr>
          <w:i/>
        </w:rPr>
        <w:t>supra</w:t>
      </w:r>
      <w:r w:rsidRPr="007E078E">
        <w:t xml:space="preserve"> note </w:t>
      </w:r>
      <w:r>
        <w:fldChar w:fldCharType="begin"/>
      </w:r>
      <w:r>
        <w:instrText xml:space="preserve"> NOTEREF _Ref209619896 \h </w:instrText>
      </w:r>
      <w:r>
        <w:fldChar w:fldCharType="separate"/>
      </w:r>
      <w:r>
        <w:t>161</w:t>
      </w:r>
      <w:r>
        <w:fldChar w:fldCharType="end"/>
      </w:r>
      <w:r>
        <w:t xml:space="preserve"> at 137 </w:t>
      </w:r>
      <w:r w:rsidRPr="007E078E">
        <w:t>(providing another example of a fair use facilitating infringement).</w:t>
      </w:r>
    </w:p>
  </w:footnote>
  <w:footnote w:id="169">
    <w:p w14:paraId="2D2FE1BB" w14:textId="382E8D01" w:rsidR="00472379" w:rsidRPr="00472379" w:rsidRDefault="00472379">
      <w:pPr>
        <w:pStyle w:val="FootnoteText"/>
      </w:pPr>
      <w:r>
        <w:rPr>
          <w:rStyle w:val="FootnoteReference"/>
        </w:rPr>
        <w:footnoteRef/>
      </w:r>
      <w:r>
        <w:t xml:space="preserve"> </w:t>
      </w:r>
      <w:r>
        <w:rPr>
          <w:i/>
          <w:iCs/>
        </w:rPr>
        <w:t>See supra</w:t>
      </w:r>
      <w:r>
        <w:t xml:space="preserve"> notes </w:t>
      </w:r>
      <w:r>
        <w:fldChar w:fldCharType="begin"/>
      </w:r>
      <w:r>
        <w:instrText xml:space="preserve"> NOTEREF _Ref211535111 \h </w:instrText>
      </w:r>
      <w:r>
        <w:fldChar w:fldCharType="separate"/>
      </w:r>
      <w:r>
        <w:t>51</w:t>
      </w:r>
      <w:r>
        <w:fldChar w:fldCharType="end"/>
      </w:r>
      <w:r>
        <w:t>-</w:t>
      </w:r>
      <w:r>
        <w:fldChar w:fldCharType="begin"/>
      </w:r>
      <w:r>
        <w:instrText xml:space="preserve"> NOTEREF _Ref211535113 \h </w:instrText>
      </w:r>
      <w:r>
        <w:fldChar w:fldCharType="separate"/>
      </w:r>
      <w:r>
        <w:t>57</w:t>
      </w:r>
      <w:r>
        <w:fldChar w:fldCharType="end"/>
      </w:r>
      <w:r>
        <w:t xml:space="preserve">; Statement of Marybeth Peters, </w:t>
      </w:r>
      <w:r>
        <w:rPr>
          <w:i/>
          <w:iCs/>
        </w:rPr>
        <w:t xml:space="preserve">supra </w:t>
      </w:r>
      <w:r>
        <w:t xml:space="preserve">note </w:t>
      </w:r>
      <w:r>
        <w:fldChar w:fldCharType="begin"/>
      </w:r>
      <w:r>
        <w:instrText xml:space="preserve"> NOTEREF _Ref209257057 \h </w:instrText>
      </w:r>
      <w:r>
        <w:fldChar w:fldCharType="separate"/>
      </w:r>
      <w:r>
        <w:t>61</w:t>
      </w:r>
      <w:r>
        <w:fldChar w:fldCharType="end"/>
      </w:r>
      <w:r>
        <w:t>.</w:t>
      </w:r>
    </w:p>
  </w:footnote>
  <w:footnote w:id="170">
    <w:p w14:paraId="76CDFD4E" w14:textId="12B6CE77" w:rsidR="00472379" w:rsidRDefault="00472379">
      <w:pPr>
        <w:pStyle w:val="FootnoteText"/>
      </w:pPr>
      <w:r>
        <w:rPr>
          <w:rStyle w:val="FootnoteReference"/>
        </w:rPr>
        <w:footnoteRef/>
      </w:r>
      <w:r>
        <w:t xml:space="preserve"> </w:t>
      </w:r>
      <w:ins w:id="54" w:author="Chen Xing" w:date="2025-10-20T13:43:00Z" w16du:dateUtc="2025-10-20T04:43:00Z">
        <w:r w:rsidR="00892806" w:rsidRPr="00892806">
          <w:rPr>
            <w:highlight w:val="cyan"/>
            <w:rPrChange w:id="55" w:author="Chen Xing" w:date="2025-10-20T13:44:00Z" w16du:dateUtc="2025-10-20T04:44:00Z">
              <w:rPr/>
            </w:rPrChange>
          </w:rPr>
          <w:t>[RCC]</w:t>
        </w:r>
      </w:ins>
      <w:r>
        <w:t>Brian W. Carver, Share and Share Alike: Understanding and Enforcing Open Source and Free Software Licenses, 20 Berkeley Tech. L.J. 443 (2005) (evaluating the scope and enforceability of “copyleft” licenses).</w:t>
      </w:r>
    </w:p>
  </w:footnote>
  <w:footnote w:id="171">
    <w:p w14:paraId="647BB446" w14:textId="39A50F12" w:rsidR="00472379" w:rsidRPr="00892806" w:rsidRDefault="00472379" w:rsidP="00892806">
      <w:pPr>
        <w:suppressAutoHyphens w:val="0"/>
        <w:autoSpaceDE w:val="0"/>
        <w:autoSpaceDN w:val="0"/>
        <w:adjustRightInd w:val="0"/>
        <w:ind w:firstLine="0"/>
        <w:jc w:val="left"/>
        <w:rPr>
          <w:rFonts w:ascii="AppleSystemUIFont" w:hAnsi="AppleSystemUIFont" w:cs="AppleSystemUIFont"/>
          <w:sz w:val="26"/>
          <w:szCs w:val="26"/>
        </w:rPr>
      </w:pPr>
      <w:r>
        <w:rPr>
          <w:rStyle w:val="FootnoteReference"/>
        </w:rPr>
        <w:footnoteRef/>
      </w:r>
      <w:r>
        <w:t xml:space="preserve"> </w:t>
      </w:r>
      <w:ins w:id="56" w:author="Chen Xing" w:date="2025-10-20T13:45:00Z" w16du:dateUtc="2025-10-20T04:45:00Z">
        <w:r w:rsidR="009B720B" w:rsidRPr="009B720B">
          <w:rPr>
            <w:highlight w:val="cyan"/>
            <w:rPrChange w:id="57" w:author="Chen Xing" w:date="2025-10-20T13:45:00Z" w16du:dateUtc="2025-10-20T04:45:00Z">
              <w:rPr/>
            </w:rPrChange>
          </w:rPr>
          <w:t>[RCC]</w:t>
        </w:r>
      </w:ins>
      <w:r w:rsidRPr="00892806">
        <w:rPr>
          <w:sz w:val="18"/>
        </w:rPr>
        <w:t>Gregory D. Schwartz, When Disciplines Disagree: The Admissibility of Computer-Generated Forensic Evidence in the Criminal Justice System, 72 UCLA L. Rev. Disc. 174, 185 (2024) (“[A] modern software product is code that runs other code that runs other code”).</w:t>
      </w:r>
    </w:p>
  </w:footnote>
  <w:footnote w:id="172">
    <w:p w14:paraId="165620CF" w14:textId="589CE2E7" w:rsidR="00472379" w:rsidRDefault="00472379">
      <w:pPr>
        <w:pStyle w:val="FootnoteText"/>
      </w:pPr>
      <w:r>
        <w:rPr>
          <w:rStyle w:val="FootnoteReference"/>
        </w:rPr>
        <w:footnoteRef/>
      </w:r>
      <w:r>
        <w:t xml:space="preserve"> </w:t>
      </w:r>
      <w:ins w:id="58" w:author="Chen Xing" w:date="2025-10-20T13:44:00Z" w16du:dateUtc="2025-10-20T04:44:00Z">
        <w:r w:rsidR="00892806" w:rsidRPr="00892806">
          <w:rPr>
            <w:highlight w:val="cyan"/>
            <w:rPrChange w:id="59" w:author="Chen Xing" w:date="2025-10-20T13:44:00Z" w16du:dateUtc="2025-10-20T04:44:00Z">
              <w:rPr/>
            </w:rPrChange>
          </w:rPr>
          <w:t>[RCC]</w:t>
        </w:r>
      </w:ins>
      <w:r w:rsidRPr="00892806">
        <w:t>Peter S. Menell, Economic Analysis of Network Effects and Intellectual Property, 34 Berkeley Tech. L.J. 219, 261-63 (2019).</w:t>
      </w:r>
    </w:p>
  </w:footnote>
  <w:footnote w:id="173">
    <w:p w14:paraId="04EC901C" w14:textId="7D037E62" w:rsidR="00472379" w:rsidRPr="00B31104" w:rsidRDefault="00472379">
      <w:pPr>
        <w:pStyle w:val="FootnoteText"/>
      </w:pPr>
      <w:r>
        <w:rPr>
          <w:rStyle w:val="FootnoteReference"/>
        </w:rPr>
        <w:footnoteRef/>
      </w:r>
      <w:r>
        <w:t xml:space="preserve"> </w:t>
      </w:r>
      <w:r w:rsidR="00B31104">
        <w:rPr>
          <w:i/>
          <w:iCs/>
        </w:rPr>
        <w:t>See supra</w:t>
      </w:r>
      <w:r w:rsidR="00B31104">
        <w:t xml:space="preserve"> notes </w:t>
      </w:r>
      <w:r w:rsidR="00B31104">
        <w:fldChar w:fldCharType="begin"/>
      </w:r>
      <w:r w:rsidR="00B31104">
        <w:instrText xml:space="preserve"> NOTEREF _Ref205298234 \h </w:instrText>
      </w:r>
      <w:r w:rsidR="00B31104">
        <w:fldChar w:fldCharType="separate"/>
      </w:r>
      <w:r w:rsidR="00B31104">
        <w:t>18</w:t>
      </w:r>
      <w:r w:rsidR="00B31104">
        <w:fldChar w:fldCharType="end"/>
      </w:r>
      <w:r w:rsidR="00B31104">
        <w:t>-</w:t>
      </w:r>
      <w:r w:rsidR="00B31104">
        <w:fldChar w:fldCharType="begin"/>
      </w:r>
      <w:r w:rsidR="00B31104">
        <w:instrText xml:space="preserve"> NOTEREF _Ref211535537 \h </w:instrText>
      </w:r>
      <w:r w:rsidR="00B31104">
        <w:fldChar w:fldCharType="separate"/>
      </w:r>
      <w:r w:rsidR="00B31104">
        <w:t>19</w:t>
      </w:r>
      <w:r w:rsidR="00B31104">
        <w:fldChar w:fldCharType="end"/>
      </w:r>
      <w:r w:rsidR="00B31104">
        <w:t xml:space="preserve"> and accompanying text.</w:t>
      </w:r>
    </w:p>
  </w:footnote>
  <w:footnote w:id="174">
    <w:p w14:paraId="25E06218" w14:textId="0A357C9C" w:rsidR="00B31104" w:rsidRDefault="00B31104">
      <w:pPr>
        <w:pStyle w:val="FootnoteText"/>
      </w:pPr>
      <w:r>
        <w:rPr>
          <w:rStyle w:val="FootnoteReference"/>
        </w:rPr>
        <w:footnoteRef/>
      </w:r>
      <w:r>
        <w:t xml:space="preserve"> </w:t>
      </w:r>
      <w:r w:rsidRPr="00892806">
        <w:rPr>
          <w:rFonts w:cs="Times New Roman"/>
          <w:i/>
          <w:iCs/>
          <w:szCs w:val="18"/>
        </w:rPr>
        <w:t>See</w:t>
      </w:r>
      <w:r w:rsidRPr="00892806">
        <w:rPr>
          <w:rFonts w:cs="Times New Roman"/>
          <w:szCs w:val="18"/>
        </w:rPr>
        <w:t xml:space="preserve"> </w:t>
      </w:r>
      <w:ins w:id="60" w:author="Chen Xing" w:date="2025-10-20T13:46:00Z" w16du:dateUtc="2025-10-20T04:46:00Z">
        <w:r w:rsidR="009B720B" w:rsidRPr="009B720B">
          <w:rPr>
            <w:rFonts w:cs="Times New Roman"/>
            <w:szCs w:val="18"/>
            <w:highlight w:val="cyan"/>
            <w:rPrChange w:id="61" w:author="Chen Xing" w:date="2025-10-20T13:46:00Z" w16du:dateUtc="2025-10-20T04:46:00Z">
              <w:rPr>
                <w:rFonts w:cs="Times New Roman"/>
                <w:szCs w:val="18"/>
              </w:rPr>
            </w:rPrChange>
          </w:rPr>
          <w:t>[RCC]</w:t>
        </w:r>
      </w:ins>
      <w:r w:rsidRPr="00892806">
        <w:rPr>
          <w:rFonts w:cs="Times New Roman"/>
          <w:szCs w:val="18"/>
        </w:rPr>
        <w:t xml:space="preserve">What is Copyleft?, GNU Operating System https://www.gnu.org/copyleft/ (last updated Jan. 2, 2022) (“Copyleft is a general method for making a program (or other work) free . . . and requiring all modified and extended versions of the program to be free as well.”); </w:t>
      </w:r>
      <w:ins w:id="62" w:author="Chen Xing" w:date="2025-10-20T13:46:00Z" w16du:dateUtc="2025-10-20T04:46:00Z">
        <w:r w:rsidR="009B720B" w:rsidRPr="009B720B">
          <w:rPr>
            <w:rFonts w:cs="Times New Roman"/>
            <w:szCs w:val="18"/>
            <w:highlight w:val="cyan"/>
            <w:rPrChange w:id="63" w:author="Chen Xing" w:date="2025-10-20T13:46:00Z" w16du:dateUtc="2025-10-20T04:46:00Z">
              <w:rPr>
                <w:rFonts w:cs="Times New Roman"/>
                <w:szCs w:val="18"/>
              </w:rPr>
            </w:rPrChange>
          </w:rPr>
          <w:t>[RCC]</w:t>
        </w:r>
      </w:ins>
      <w:r w:rsidRPr="00892806">
        <w:rPr>
          <w:rFonts w:cs="Times New Roman"/>
          <w:szCs w:val="18"/>
        </w:rPr>
        <w:t>The Complete Guide for Open Source Licenses 2024, MEND at 8 https://www.mend.io/wp-content/uploads/2024/07/2024-complete-guide-for-open-source-licenses.pdf (finding that roughly 30% of open source projects in the Mend.io database use a copyleft license).</w:t>
      </w:r>
    </w:p>
  </w:footnote>
  <w:footnote w:id="175">
    <w:p w14:paraId="0E34D1C5" w14:textId="77777777" w:rsidR="00855B88" w:rsidRPr="007E078E" w:rsidRDefault="00855B88" w:rsidP="00855B88">
      <w:pPr>
        <w:pStyle w:val="FootnoteText"/>
      </w:pPr>
      <w:r w:rsidRPr="007E078E">
        <w:rPr>
          <w:rStyle w:val="FootnoteReference"/>
          <w:color w:val="auto"/>
        </w:rPr>
        <w:footnoteRef/>
      </w:r>
      <w:r w:rsidRPr="007E078E">
        <w:t xml:space="preserve"> Harbert, </w:t>
      </w:r>
      <w:r w:rsidRPr="007E078E">
        <w:rPr>
          <w:i/>
        </w:rPr>
        <w:t>supra</w:t>
      </w:r>
      <w:r w:rsidRPr="007E078E">
        <w:t xml:space="preserve"> note </w:t>
      </w:r>
      <w:r>
        <w:fldChar w:fldCharType="begin"/>
      </w:r>
      <w:r>
        <w:instrText xml:space="preserve"> NOTEREF _Ref209619896 \h </w:instrText>
      </w:r>
      <w:r>
        <w:fldChar w:fldCharType="separate"/>
      </w:r>
      <w:r>
        <w:t>161</w:t>
      </w:r>
      <w:r>
        <w:fldChar w:fldCharType="end"/>
      </w:r>
      <w:r w:rsidRPr="007E078E">
        <w:t xml:space="preserve"> at 145.</w:t>
      </w:r>
    </w:p>
  </w:footnote>
  <w:footnote w:id="176">
    <w:p w14:paraId="1B602718" w14:textId="1EAFE332"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 xml:space="preserve">See </w:t>
      </w:r>
      <w:r w:rsidRPr="007E078E">
        <w:t>17 U.S.C. § 107 (stating that “the fair use of a copyrighted work</w:t>
      </w:r>
      <w:r>
        <w:t xml:space="preserve"> . . . </w:t>
      </w:r>
      <w:r w:rsidRPr="007E078E">
        <w:t>is not an infringement of copyright.”).</w:t>
      </w:r>
    </w:p>
  </w:footnote>
  <w:footnote w:id="177">
    <w:p w14:paraId="52C883DB" w14:textId="5CABAFC2" w:rsidR="00855B88" w:rsidRPr="007E078E" w:rsidRDefault="00855B88" w:rsidP="00855B88">
      <w:pPr>
        <w:pStyle w:val="FootnoteText"/>
      </w:pPr>
      <w:r w:rsidRPr="007E078E">
        <w:rPr>
          <w:rStyle w:val="FootnoteReference"/>
          <w:color w:val="auto"/>
        </w:rPr>
        <w:footnoteRef/>
      </w:r>
      <w:r w:rsidRPr="007E078E">
        <w:t xml:space="preserve"> Harbert, </w:t>
      </w:r>
      <w:r w:rsidRPr="007E078E">
        <w:rPr>
          <w:i/>
        </w:rPr>
        <w:t>supra</w:t>
      </w:r>
      <w:r w:rsidRPr="007E078E">
        <w:t xml:space="preserve"> note </w:t>
      </w:r>
      <w:r>
        <w:fldChar w:fldCharType="begin"/>
      </w:r>
      <w:r>
        <w:instrText xml:space="preserve"> NOTEREF _Ref209619896 \h </w:instrText>
      </w:r>
      <w:r>
        <w:fldChar w:fldCharType="separate"/>
      </w:r>
      <w:r>
        <w:t>161</w:t>
      </w:r>
      <w:r>
        <w:fldChar w:fldCharType="end"/>
      </w:r>
      <w:r w:rsidRPr="007E078E">
        <w:t xml:space="preserve"> at 145.</w:t>
      </w:r>
    </w:p>
  </w:footnote>
  <w:footnote w:id="178">
    <w:p w14:paraId="717754FA" w14:textId="29C56A11" w:rsidR="00855B88" w:rsidRPr="007E078E" w:rsidRDefault="00855B88" w:rsidP="00855B88">
      <w:pPr>
        <w:pStyle w:val="FootnoteText"/>
        <w:rPr>
          <w:i/>
        </w:rPr>
      </w:pPr>
      <w:r w:rsidRPr="007E078E">
        <w:rPr>
          <w:rStyle w:val="FootnoteReference"/>
          <w:color w:val="auto"/>
        </w:rPr>
        <w:footnoteRef/>
      </w:r>
      <w:r w:rsidRPr="007E078E">
        <w:t xml:space="preserve"> </w:t>
      </w:r>
      <w:r w:rsidRPr="00892806">
        <w:rPr>
          <w:iCs/>
        </w:rPr>
        <w:t>Doe</w:t>
      </w:r>
      <w:r>
        <w:rPr>
          <w:iCs/>
        </w:rPr>
        <w:t> </w:t>
      </w:r>
      <w:r w:rsidRPr="00892806">
        <w:rPr>
          <w:iCs/>
        </w:rPr>
        <w:t>v. GitHub</w:t>
      </w:r>
      <w:r w:rsidRPr="007E078E">
        <w:t xml:space="preserve">, Second Amended Complaint at 22. (“The Fair Use affirmative defense is only applicable to Section 501 copyright infringement. It is not a defense to violations of the DMCA . . . It cannot be used to avoid liability here.”); </w:t>
      </w:r>
      <w:r w:rsidRPr="00892806">
        <w:t>Kadrey</w:t>
      </w:r>
      <w:r>
        <w:t> </w:t>
      </w:r>
      <w:r w:rsidRPr="00892806">
        <w:t>v. Meta Platforms, Inc.</w:t>
      </w:r>
      <w:r w:rsidRPr="007E078E">
        <w:t xml:space="preserve">, Plaintiffs’ Reply to Motion for Summary Judgment and Opposition to Meta’s Motion for Partial Summary Judgment at </w:t>
      </w:r>
      <w:r>
        <w:t>n.</w:t>
      </w:r>
      <w:r w:rsidRPr="007E078E">
        <w:t>30 (“Meta’s argument that Plaintiffs’ DMCA claim fails if there is a finding of fair use lacks merit.”).</w:t>
      </w:r>
    </w:p>
  </w:footnote>
  <w:footnote w:id="179">
    <w:p w14:paraId="20D9B8B2" w14:textId="77777777" w:rsidR="00855B88" w:rsidRPr="007E078E" w:rsidRDefault="00855B88" w:rsidP="00855B88">
      <w:pPr>
        <w:pStyle w:val="FootnoteText"/>
      </w:pPr>
      <w:r w:rsidRPr="007E078E">
        <w:rPr>
          <w:rStyle w:val="FootnoteReference"/>
          <w:color w:val="auto"/>
        </w:rPr>
        <w:footnoteRef/>
      </w:r>
      <w:r w:rsidRPr="007E078E">
        <w:t xml:space="preserve"> Dave Hansen, </w:t>
      </w:r>
      <w:r w:rsidRPr="007E078E">
        <w:rPr>
          <w:i/>
        </w:rPr>
        <w:t xml:space="preserve">Updates on AI Copyright Law and Policy: Section 1202 of the </w:t>
      </w:r>
      <w:proofErr w:type="gramStart"/>
      <w:r w:rsidRPr="007E078E">
        <w:rPr>
          <w:i/>
        </w:rPr>
        <w:t>DMCA,  Doe</w:t>
      </w:r>
      <w:proofErr w:type="gramEnd"/>
      <w:r w:rsidRPr="007E078E">
        <w:rPr>
          <w:i/>
        </w:rPr>
        <w:t xml:space="preserve"> v. </w:t>
      </w:r>
      <w:proofErr w:type="spellStart"/>
      <w:r w:rsidRPr="007E078E">
        <w:rPr>
          <w:i/>
        </w:rPr>
        <w:t>Github</w:t>
      </w:r>
      <w:proofErr w:type="spellEnd"/>
      <w:r w:rsidRPr="007E078E">
        <w:rPr>
          <w:i/>
        </w:rPr>
        <w:t>, and the UK Copyright and AI Consultation</w:t>
      </w:r>
      <w:r w:rsidRPr="007E078E">
        <w:t>, Authors Alliance (Mar. 7, 2025), https://www.authorsalliance.org/2025/03/07/updates-on-ai-copyright-law-and-policy-section-1202-of-the-dmca-doe-v-github-and-the-uk-copyright-and-ai-consultation/.</w:t>
      </w:r>
    </w:p>
  </w:footnote>
  <w:footnote w:id="180">
    <w:p w14:paraId="5B8F4EB1" w14:textId="77777777" w:rsidR="00855B88" w:rsidRPr="007E078E" w:rsidRDefault="00855B88" w:rsidP="00855B88">
      <w:pPr>
        <w:pStyle w:val="FootnoteText"/>
      </w:pPr>
      <w:r w:rsidRPr="007E078E">
        <w:rPr>
          <w:rStyle w:val="FootnoteReference"/>
          <w:color w:val="auto"/>
        </w:rPr>
        <w:footnoteRef/>
      </w:r>
      <w:r w:rsidRPr="007E078E">
        <w:t xml:space="preserve"> 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 12A.10.</w:t>
      </w:r>
    </w:p>
  </w:footnote>
  <w:footnote w:id="181">
    <w:p w14:paraId="23CAC7D3"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See supra</w:t>
      </w:r>
      <w:r w:rsidRPr="007E078E">
        <w:t xml:space="preserve"> note </w:t>
      </w:r>
      <w:r w:rsidRPr="007E078E">
        <w:fldChar w:fldCharType="begin"/>
      </w:r>
      <w:r w:rsidRPr="007E078E">
        <w:instrText xml:space="preserve"> NOTEREF _Ref205646217 \h  \* MERGEFORMAT </w:instrText>
      </w:r>
      <w:r w:rsidRPr="007E078E">
        <w:fldChar w:fldCharType="separate"/>
      </w:r>
      <w:r w:rsidRPr="007E078E">
        <w:t>159</w:t>
      </w:r>
      <w:r w:rsidRPr="007E078E">
        <w:fldChar w:fldCharType="end"/>
      </w:r>
      <w:r w:rsidRPr="007E078E">
        <w:t xml:space="preserve"> (listing cases in which the court considered fair use for infringement claims but not for § 1202 claims).</w:t>
      </w:r>
    </w:p>
  </w:footnote>
  <w:footnote w:id="182">
    <w:p w14:paraId="3560B63B" w14:textId="1582E4A5" w:rsidR="00855B88" w:rsidRPr="007E078E" w:rsidRDefault="00855B88" w:rsidP="00855B88">
      <w:pPr>
        <w:pStyle w:val="FootnoteText"/>
      </w:pPr>
      <w:r w:rsidRPr="007E078E">
        <w:rPr>
          <w:rStyle w:val="FootnoteReference"/>
          <w:color w:val="auto"/>
        </w:rPr>
        <w:footnoteRef/>
      </w:r>
      <w:r w:rsidRPr="007E078E">
        <w:t xml:space="preserve"> Chesley, supra note </w:t>
      </w:r>
      <w:r w:rsidRPr="007E078E">
        <w:fldChar w:fldCharType="begin"/>
      </w:r>
      <w:r w:rsidRPr="007E078E">
        <w:instrText xml:space="preserve"> NOTEREF _Ref205387307 \h  \* MERGEFORMAT </w:instrText>
      </w:r>
      <w:r w:rsidRPr="007E078E">
        <w:fldChar w:fldCharType="separate"/>
      </w:r>
      <w:r w:rsidRPr="007E078E">
        <w:t>29</w:t>
      </w:r>
      <w:r w:rsidRPr="007E078E">
        <w:fldChar w:fldCharType="end"/>
      </w:r>
      <w:r w:rsidRPr="007E078E">
        <w:t xml:space="preserve"> at 24 (“[U]</w:t>
      </w:r>
      <w:proofErr w:type="spellStart"/>
      <w:r w:rsidRPr="007E078E">
        <w:t>nder</w:t>
      </w:r>
      <w:proofErr w:type="spellEnd"/>
      <w:r w:rsidRPr="007E078E">
        <w:t xml:space="preserve"> a traditional copyright infringement claim an infringer is liable for either the copyright owner’s actual damage</w:t>
      </w:r>
      <w:r w:rsidR="001516BC">
        <w:t>s</w:t>
      </w:r>
      <w:r w:rsidRPr="007E078E">
        <w:t>, plus the infringer’s additional profits, or statutory damages. The copyright owner may decide</w:t>
      </w:r>
      <w:r w:rsidR="001516BC">
        <w:t xml:space="preserve">, at any time before a final judgment, </w:t>
      </w:r>
      <w:r w:rsidRPr="007E078E">
        <w:t>which of these he wishes to recover</w:t>
      </w:r>
      <w:r w:rsidRPr="0073717D">
        <w:t>.”</w:t>
      </w:r>
      <w:r w:rsidRPr="007E078E">
        <w:t>).</w:t>
      </w:r>
    </w:p>
  </w:footnote>
  <w:footnote w:id="183">
    <w:p w14:paraId="5A3BC156"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rPr>
        <w:t xml:space="preserve">Id. </w:t>
      </w:r>
      <w:r w:rsidRPr="007E078E">
        <w:t>at 22.</w:t>
      </w:r>
    </w:p>
  </w:footnote>
  <w:footnote w:id="184">
    <w:p w14:paraId="4174DA28"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rPr>
        <w:t>See id</w:t>
      </w:r>
      <w:r>
        <w:rPr>
          <w:i/>
        </w:rPr>
        <w:t xml:space="preserve"> </w:t>
      </w:r>
      <w:r w:rsidRPr="00892806">
        <w:rPr>
          <w:iCs/>
        </w:rPr>
        <w:t>at 4</w:t>
      </w:r>
      <w:r>
        <w:rPr>
          <w:iCs/>
        </w:rPr>
        <w:t>-5</w:t>
      </w:r>
      <w:r w:rsidRPr="007E078E">
        <w:rPr>
          <w:i/>
        </w:rPr>
        <w:t xml:space="preserve">. </w:t>
      </w:r>
      <w:r w:rsidRPr="007E078E">
        <w:t>(“The large penalties that have begun to be levied in DMCA cases are rarer under traditional copyright doctrine, because there are several mechanisms by which the Copyright Act prevents such an outcome. First, a single copyrighted work is considered in its entirety, and damages are assessed for the work as a whole. … Secondly, statutory awards are limited to one per work, not one per act of infringement.”).</w:t>
      </w:r>
    </w:p>
  </w:footnote>
  <w:footnote w:id="185">
    <w:p w14:paraId="3AE2092C" w14:textId="77777777" w:rsidR="00855B88" w:rsidRPr="007E078E" w:rsidRDefault="00855B88" w:rsidP="00855B88">
      <w:pPr>
        <w:pStyle w:val="FootnoteText"/>
      </w:pPr>
      <w:r w:rsidRPr="007E078E">
        <w:rPr>
          <w:rStyle w:val="FootnoteReference"/>
          <w:color w:val="auto"/>
        </w:rPr>
        <w:footnoteRef/>
      </w:r>
      <w:r w:rsidRPr="007E078E">
        <w:t xml:space="preserve"> 17 U.S.C. § 504.</w:t>
      </w:r>
    </w:p>
  </w:footnote>
  <w:footnote w:id="186">
    <w:p w14:paraId="0C86B242" w14:textId="77777777" w:rsidR="00855B88" w:rsidRPr="007E078E" w:rsidRDefault="00855B88" w:rsidP="00855B88">
      <w:pPr>
        <w:pStyle w:val="FootnoteText"/>
      </w:pPr>
      <w:r w:rsidRPr="007E078E">
        <w:rPr>
          <w:rStyle w:val="FootnoteReference"/>
          <w:color w:val="auto"/>
        </w:rPr>
        <w:footnoteRef/>
      </w:r>
      <w:r w:rsidRPr="007E078E">
        <w:t xml:space="preserve"> 17 U.S.C. § 1203.</w:t>
      </w:r>
    </w:p>
  </w:footnote>
  <w:footnote w:id="187">
    <w:p w14:paraId="26713637" w14:textId="13C77A5D"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Id.</w:t>
      </w:r>
      <w:r w:rsidRPr="007E078E">
        <w:t xml:space="preserve">; </w:t>
      </w:r>
      <w:r>
        <w:t>17 U.S.C. § 504</w:t>
      </w:r>
    </w:p>
  </w:footnote>
  <w:footnote w:id="188">
    <w:p w14:paraId="6039A436" w14:textId="66ADEDEA" w:rsidR="00855B88" w:rsidRPr="007E078E" w:rsidRDefault="00855B88" w:rsidP="00855B88">
      <w:pPr>
        <w:pStyle w:val="FootnoteText"/>
      </w:pPr>
      <w:r w:rsidRPr="007E078E">
        <w:rPr>
          <w:rStyle w:val="FootnoteReference"/>
          <w:color w:val="auto"/>
        </w:rPr>
        <w:footnoteRef/>
      </w:r>
      <w:r w:rsidRPr="007E078E">
        <w:t xml:space="preserve"> </w:t>
      </w:r>
      <w:r w:rsidRPr="007E078E">
        <w:rPr>
          <w:iCs/>
        </w:rPr>
        <w:t xml:space="preserve">Chesley, </w:t>
      </w:r>
      <w:r w:rsidRPr="007E078E">
        <w:rPr>
          <w:i/>
        </w:rPr>
        <w:t xml:space="preserve">supra </w:t>
      </w:r>
      <w:r w:rsidRPr="007E078E">
        <w:rPr>
          <w:iCs/>
        </w:rPr>
        <w:t xml:space="preserve">note </w:t>
      </w:r>
      <w:r w:rsidRPr="007E078E">
        <w:rPr>
          <w:iCs/>
        </w:rPr>
        <w:fldChar w:fldCharType="begin"/>
      </w:r>
      <w:r w:rsidRPr="007E078E">
        <w:rPr>
          <w:iCs/>
        </w:rPr>
        <w:instrText xml:space="preserve"> NOTEREF _Ref205387307 \h  \* MERGEFORMAT </w:instrText>
      </w:r>
      <w:r w:rsidRPr="007E078E">
        <w:rPr>
          <w:iCs/>
        </w:rPr>
      </w:r>
      <w:r w:rsidRPr="007E078E">
        <w:rPr>
          <w:iCs/>
        </w:rPr>
        <w:fldChar w:fldCharType="separate"/>
      </w:r>
      <w:r w:rsidRPr="007E078E">
        <w:rPr>
          <w:iCs/>
        </w:rPr>
        <w:t>29</w:t>
      </w:r>
      <w:r w:rsidRPr="007E078E">
        <w:rPr>
          <w:iCs/>
        </w:rPr>
        <w:fldChar w:fldCharType="end"/>
      </w:r>
      <w:r w:rsidRPr="007E078E">
        <w:rPr>
          <w:iCs/>
        </w:rPr>
        <w:t xml:space="preserve"> </w:t>
      </w:r>
      <w:r w:rsidRPr="007E078E">
        <w:t>at 22.</w:t>
      </w:r>
    </w:p>
  </w:footnote>
  <w:footnote w:id="189">
    <w:p w14:paraId="1E5D895B" w14:textId="2BE99B34" w:rsidR="00855B88" w:rsidRPr="007E078E" w:rsidRDefault="00855B88" w:rsidP="00855B88">
      <w:pPr>
        <w:pStyle w:val="FootnoteText"/>
      </w:pPr>
      <w:r w:rsidRPr="007E078E">
        <w:rPr>
          <w:rStyle w:val="FootnoteReference"/>
          <w:color w:val="auto"/>
        </w:rPr>
        <w:footnoteRef/>
      </w:r>
      <w:r w:rsidRPr="007E078E">
        <w:t xml:space="preserve"> </w:t>
      </w:r>
      <w:r w:rsidRPr="007E078E">
        <w:rPr>
          <w:i/>
        </w:rPr>
        <w:t>Id.</w:t>
      </w:r>
      <w:r w:rsidRPr="007E078E">
        <w:t xml:space="preserve"> at 21 (citing </w:t>
      </w:r>
      <w:r w:rsidRPr="007E078E">
        <w:rPr>
          <w:i/>
          <w:iCs/>
        </w:rPr>
        <w:t>McClatchey v. The Associated Press</w:t>
      </w:r>
      <w:r w:rsidRPr="007E078E">
        <w:t xml:space="preserve">, </w:t>
      </w:r>
      <w:r w:rsidR="008848C7">
        <w:t>2007 U.S. Dist. LEXIS 40416</w:t>
      </w:r>
      <w:r w:rsidRPr="007E078E">
        <w:t xml:space="preserve"> at *</w:t>
      </w:r>
      <w:r w:rsidR="001516BC">
        <w:t>18</w:t>
      </w:r>
      <w:r w:rsidRPr="007E078E">
        <w:t xml:space="preserve"> (W.D. Pa. </w:t>
      </w:r>
      <w:r w:rsidR="008848C7">
        <w:t>Jun</w:t>
      </w:r>
      <w:r w:rsidRPr="007E078E">
        <w:t xml:space="preserve">. </w:t>
      </w:r>
      <w:r w:rsidR="008848C7">
        <w:t>4</w:t>
      </w:r>
      <w:r w:rsidRPr="007E078E">
        <w:t>, 2007)).</w:t>
      </w:r>
    </w:p>
  </w:footnote>
  <w:footnote w:id="190">
    <w:p w14:paraId="056B2474"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rPr>
        <w:t>Id.</w:t>
      </w:r>
      <w:r w:rsidRPr="007E078E">
        <w:t xml:space="preserve"> at 23.</w:t>
      </w:r>
    </w:p>
  </w:footnote>
  <w:footnote w:id="191">
    <w:p w14:paraId="7A62390C"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rPr>
        <w:t>Id.</w:t>
      </w:r>
      <w:r w:rsidRPr="007E078E">
        <w:t xml:space="preserve">  at 23 (citing </w:t>
      </w:r>
      <w:r w:rsidRPr="007E078E">
        <w:rPr>
          <w:i/>
        </w:rPr>
        <w:t>Goldman v. Healthcare Mgmt. Sys., Inc.</w:t>
      </w:r>
      <w:r w:rsidRPr="007E078E">
        <w:rPr>
          <w:iCs/>
        </w:rPr>
        <w:t>, 559 F. Supp. 2d 853 (W.D. Mich. 2008)</w:t>
      </w:r>
      <w:r w:rsidRPr="007E078E">
        <w:t>).</w:t>
      </w:r>
    </w:p>
  </w:footnote>
  <w:footnote w:id="192">
    <w:p w14:paraId="2533896E" w14:textId="1564C671" w:rsidR="00855B88" w:rsidRPr="007E078E" w:rsidRDefault="00855B88" w:rsidP="00855B88">
      <w:pPr>
        <w:pStyle w:val="FootnoteText"/>
      </w:pPr>
      <w:r w:rsidRPr="007E078E">
        <w:rPr>
          <w:rStyle w:val="FootnoteReference"/>
          <w:color w:val="auto"/>
        </w:rPr>
        <w:footnoteRef/>
      </w:r>
      <w:r w:rsidR="00C06B31">
        <w:rPr>
          <w:i/>
          <w:iCs/>
          <w:u w:color="DCA10D"/>
        </w:rPr>
        <w:t>S</w:t>
      </w:r>
      <w:r w:rsidR="004C2F50">
        <w:rPr>
          <w:i/>
          <w:iCs/>
          <w:u w:color="DCA10D"/>
        </w:rPr>
        <w:t xml:space="preserve">ee infra </w:t>
      </w:r>
      <w:r w:rsidR="004C2F50">
        <w:rPr>
          <w:u w:color="DCA10D"/>
        </w:rPr>
        <w:t xml:space="preserve">notes </w:t>
      </w:r>
      <w:r w:rsidR="004C2F50">
        <w:rPr>
          <w:u w:color="DCA10D"/>
        </w:rPr>
        <w:fldChar w:fldCharType="begin"/>
      </w:r>
      <w:r w:rsidR="004C2F50">
        <w:rPr>
          <w:u w:color="DCA10D"/>
        </w:rPr>
        <w:instrText xml:space="preserve"> NOTEREF _Ref211374819 \h </w:instrText>
      </w:r>
      <w:r w:rsidR="004C2F50">
        <w:rPr>
          <w:u w:color="DCA10D"/>
        </w:rPr>
      </w:r>
      <w:r w:rsidR="004C2F50">
        <w:rPr>
          <w:u w:color="DCA10D"/>
        </w:rPr>
        <w:fldChar w:fldCharType="separate"/>
      </w:r>
      <w:r w:rsidR="004C2F50">
        <w:rPr>
          <w:u w:color="DCA10D"/>
        </w:rPr>
        <w:t>186</w:t>
      </w:r>
      <w:r w:rsidR="004C2F50">
        <w:rPr>
          <w:u w:color="DCA10D"/>
        </w:rPr>
        <w:fldChar w:fldCharType="end"/>
      </w:r>
      <w:r w:rsidR="004C2F50">
        <w:rPr>
          <w:u w:color="DCA10D"/>
        </w:rPr>
        <w:t>-</w:t>
      </w:r>
      <w:r w:rsidR="004C2F50">
        <w:rPr>
          <w:u w:color="DCA10D"/>
        </w:rPr>
        <w:fldChar w:fldCharType="begin"/>
      </w:r>
      <w:r w:rsidR="004C2F50">
        <w:rPr>
          <w:u w:color="DCA10D"/>
        </w:rPr>
        <w:instrText xml:space="preserve"> NOTEREF _Ref211374821 \h </w:instrText>
      </w:r>
      <w:r w:rsidR="004C2F50">
        <w:rPr>
          <w:u w:color="DCA10D"/>
        </w:rPr>
      </w:r>
      <w:r w:rsidR="004C2F50">
        <w:rPr>
          <w:u w:color="DCA10D"/>
        </w:rPr>
        <w:fldChar w:fldCharType="separate"/>
      </w:r>
      <w:r w:rsidR="004C2F50">
        <w:rPr>
          <w:u w:color="DCA10D"/>
        </w:rPr>
        <w:t>189</w:t>
      </w:r>
      <w:r w:rsidR="004C2F50">
        <w:rPr>
          <w:u w:color="DCA10D"/>
        </w:rPr>
        <w:fldChar w:fldCharType="end"/>
      </w:r>
      <w:r w:rsidR="00C06B31">
        <w:rPr>
          <w:u w:color="DCA10D"/>
        </w:rPr>
        <w:t xml:space="preserve"> (comparing the outcome in </w:t>
      </w:r>
      <w:r w:rsidR="00C06B31">
        <w:rPr>
          <w:i/>
          <w:iCs/>
          <w:u w:color="DCA10D"/>
        </w:rPr>
        <w:t>GC2 Inc. v. Int’l Game Tech</w:t>
      </w:r>
      <w:r w:rsidR="00C06B31">
        <w:rPr>
          <w:u w:color="DCA10D"/>
        </w:rPr>
        <w:t xml:space="preserve"> to the hypothetical outcome under a per-work rule)</w:t>
      </w:r>
      <w:r w:rsidR="004C2F50">
        <w:rPr>
          <w:u w:color="DCA10D"/>
        </w:rPr>
        <w:t>.</w:t>
      </w:r>
    </w:p>
  </w:footnote>
  <w:footnote w:id="193">
    <w:p w14:paraId="79EF7261" w14:textId="220F760F" w:rsidR="00C06B31" w:rsidRDefault="00C06B31">
      <w:pPr>
        <w:pStyle w:val="FootnoteText"/>
      </w:pPr>
      <w:r>
        <w:rPr>
          <w:rStyle w:val="FootnoteReference"/>
        </w:rPr>
        <w:footnoteRef/>
      </w:r>
      <w:r>
        <w:t xml:space="preserve"> </w:t>
      </w:r>
      <w:r w:rsidRPr="007E078E">
        <w:rPr>
          <w:i/>
          <w:iCs/>
          <w:u w:color="DCA10D"/>
        </w:rPr>
        <w:t xml:space="preserve">GC2 Inc. v. Int'l Game Tech., IGT, </w:t>
      </w:r>
      <w:proofErr w:type="spellStart"/>
      <w:r w:rsidRPr="007E078E">
        <w:rPr>
          <w:i/>
          <w:iCs/>
          <w:u w:color="DCA10D"/>
        </w:rPr>
        <w:t>Doubledown</w:t>
      </w:r>
      <w:proofErr w:type="spellEnd"/>
      <w:r w:rsidRPr="007E078E">
        <w:rPr>
          <w:i/>
          <w:iCs/>
          <w:u w:color="DCA10D"/>
        </w:rPr>
        <w:t xml:space="preserve"> Interactive LLC</w:t>
      </w:r>
      <w:r w:rsidRPr="007E078E">
        <w:rPr>
          <w:u w:color="DCA10D"/>
        </w:rPr>
        <w:t>, 391 F. Supp. 3d 828</w:t>
      </w:r>
      <w:r>
        <w:rPr>
          <w:u w:color="DCA10D"/>
        </w:rPr>
        <w:t>, 838</w:t>
      </w:r>
      <w:r w:rsidRPr="007E078E">
        <w:rPr>
          <w:u w:color="DCA10D"/>
        </w:rPr>
        <w:t xml:space="preserve"> (N.D. Ill. 2019)</w:t>
      </w:r>
      <w:r>
        <w:rPr>
          <w:u w:color="DCA10D"/>
        </w:rPr>
        <w:t>.</w:t>
      </w:r>
    </w:p>
  </w:footnote>
  <w:footnote w:id="194">
    <w:p w14:paraId="452C1568"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 xml:space="preserve">Id. </w:t>
      </w:r>
      <w:r w:rsidRPr="007E078E">
        <w:t>at 850.</w:t>
      </w:r>
    </w:p>
  </w:footnote>
  <w:footnote w:id="195">
    <w:p w14:paraId="7AD19A9D" w14:textId="2880FF49" w:rsidR="00C53CDC" w:rsidRPr="00C53CDC" w:rsidRDefault="00C53CDC">
      <w:pPr>
        <w:pStyle w:val="FootnoteText"/>
      </w:pPr>
      <w:r>
        <w:rPr>
          <w:rStyle w:val="FootnoteReference"/>
        </w:rPr>
        <w:footnoteRef/>
      </w:r>
      <w:r>
        <w:t xml:space="preserve"> </w:t>
      </w:r>
      <w:r>
        <w:rPr>
          <w:i/>
          <w:iCs/>
        </w:rPr>
        <w:t xml:space="preserve">Id. </w:t>
      </w:r>
      <w:r>
        <w:t>at 838.</w:t>
      </w:r>
    </w:p>
  </w:footnote>
  <w:footnote w:id="196">
    <w:p w14:paraId="473E0575" w14:textId="33ED4674" w:rsidR="00855B88" w:rsidRPr="00567DB1" w:rsidRDefault="00855B88" w:rsidP="00855B88">
      <w:pPr>
        <w:pStyle w:val="FootnoteText"/>
        <w:rPr>
          <w:iCs/>
        </w:rPr>
      </w:pPr>
      <w:r w:rsidRPr="007E078E">
        <w:rPr>
          <w:rStyle w:val="FootnoteReference"/>
          <w:color w:val="auto"/>
        </w:rPr>
        <w:footnoteRef/>
      </w:r>
      <w:r w:rsidRPr="007E078E">
        <w:t xml:space="preserve"> </w:t>
      </w:r>
      <w:r w:rsidRPr="007E078E">
        <w:rPr>
          <w:i/>
        </w:rPr>
        <w:t>Id.</w:t>
      </w:r>
    </w:p>
  </w:footnote>
  <w:footnote w:id="197">
    <w:p w14:paraId="316428B4" w14:textId="77777777" w:rsidR="00855B88" w:rsidRPr="007E078E" w:rsidRDefault="00855B88" w:rsidP="00855B88">
      <w:pPr>
        <w:pStyle w:val="FootnoteText"/>
      </w:pPr>
      <w:r w:rsidRPr="007E078E">
        <w:rPr>
          <w:rStyle w:val="FootnoteReference"/>
          <w:color w:val="auto"/>
        </w:rPr>
        <w:footnoteRef/>
      </w:r>
      <w:r w:rsidRPr="007E078E">
        <w:t xml:space="preserve"> Chesley, </w:t>
      </w:r>
      <w:r w:rsidRPr="007E078E">
        <w:rPr>
          <w:i/>
        </w:rPr>
        <w:t>supra</w:t>
      </w:r>
      <w:r w:rsidRPr="007E078E">
        <w:t xml:space="preserve"> note </w:t>
      </w:r>
      <w:r w:rsidRPr="007E078E">
        <w:fldChar w:fldCharType="begin"/>
      </w:r>
      <w:r w:rsidRPr="007E078E">
        <w:instrText xml:space="preserve"> NOTEREF _Ref205387307 \h  \* MERGEFORMAT </w:instrText>
      </w:r>
      <w:r w:rsidRPr="007E078E">
        <w:fldChar w:fldCharType="separate"/>
      </w:r>
      <w:r w:rsidRPr="007E078E">
        <w:t>29</w:t>
      </w:r>
      <w:r w:rsidRPr="007E078E">
        <w:fldChar w:fldCharType="end"/>
      </w:r>
      <w:r w:rsidRPr="007E078E">
        <w:t xml:space="preserve"> at 5 (“As a result of this limitation, an infringer selling thousands of copyrighted books would be liable for one statutory damage award per title.”).</w:t>
      </w:r>
    </w:p>
  </w:footnote>
  <w:footnote w:id="198">
    <w:p w14:paraId="6A7A5B01"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 xml:space="preserve">GC2 Inc. v. Int'l Game Tech., IGT, </w:t>
      </w:r>
      <w:proofErr w:type="spellStart"/>
      <w:r w:rsidRPr="007E078E">
        <w:rPr>
          <w:i/>
          <w:iCs/>
        </w:rPr>
        <w:t>Doubledown</w:t>
      </w:r>
      <w:proofErr w:type="spellEnd"/>
      <w:r w:rsidRPr="007E078E">
        <w:rPr>
          <w:i/>
          <w:iCs/>
        </w:rPr>
        <w:t xml:space="preserve"> Interactive LLC</w:t>
      </w:r>
      <w:r w:rsidRPr="007E078E">
        <w:t>, 391 F. Supp. 3d 828, 838 (N.D. Ill. 2019).</w:t>
      </w:r>
    </w:p>
  </w:footnote>
  <w:footnote w:id="199">
    <w:p w14:paraId="7302187E"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Wright v. Miah</w:t>
      </w:r>
      <w:r w:rsidRPr="007E078E">
        <w:t>, No. 22-CV-4132-CBA-JRC, 2023 WL 6219435, at *13 (E.D.N.Y. Sept. 7, 2023).</w:t>
      </w:r>
    </w:p>
  </w:footnote>
  <w:footnote w:id="200">
    <w:p w14:paraId="32727F87" w14:textId="77777777" w:rsidR="00855B88" w:rsidRPr="007E078E" w:rsidRDefault="00855B88" w:rsidP="00855B88">
      <w:pPr>
        <w:pStyle w:val="FootnoteText"/>
      </w:pPr>
      <w:r w:rsidRPr="007E078E">
        <w:rPr>
          <w:rStyle w:val="FootnoteReference"/>
          <w:color w:val="auto"/>
        </w:rPr>
        <w:footnoteRef/>
      </w:r>
      <w:r w:rsidRPr="007E078E">
        <w:t xml:space="preserve"> Bus. Casual Holdings, LLC v. TV-Novosti, No. 21-CV-2007 (JGK) (RWL), 2023 WL 1809707, at *10 (S.D.N.Y. Feb. 8, 2023); </w:t>
      </w:r>
      <w:r w:rsidRPr="007E078E">
        <w:rPr>
          <w:i/>
          <w:iCs/>
        </w:rPr>
        <w:t xml:space="preserve">id. </w:t>
      </w:r>
      <w:r w:rsidRPr="007E078E">
        <w:t>at *11</w:t>
      </w:r>
    </w:p>
  </w:footnote>
  <w:footnote w:id="201">
    <w:p w14:paraId="6D932B24" w14:textId="2C192F58" w:rsidR="00855B88" w:rsidRPr="007E078E" w:rsidRDefault="00855B88" w:rsidP="00855B88">
      <w:pPr>
        <w:pStyle w:val="FootnoteText"/>
      </w:pPr>
      <w:r w:rsidRPr="007E078E">
        <w:rPr>
          <w:rStyle w:val="FootnoteReference"/>
          <w:color w:val="auto"/>
          <w:szCs w:val="20"/>
        </w:rPr>
        <w:footnoteRef/>
      </w:r>
      <w:r w:rsidRPr="007E078E">
        <w:t xml:space="preserve"> Miller v. Netventure24 LLC, No. 19CV7172LGSBCM, 2021 WL 3934262, at *8 (S.D.N.Y. Aug. 6, 2021) (listing “the difficulty of proving actual damages, the circumstances of the violation, whether [d]</w:t>
      </w:r>
      <w:proofErr w:type="spellStart"/>
      <w:r w:rsidRPr="007E078E">
        <w:t>efendants</w:t>
      </w:r>
      <w:proofErr w:type="spellEnd"/>
      <w:r w:rsidRPr="007E078E">
        <w:t xml:space="preserve"> violated the DMCA intentionally or innocently, and deterrence” as factors courts consider in determining statutory damages amounts</w:t>
      </w:r>
      <w:r w:rsidRPr="0073717D">
        <w:t>)</w:t>
      </w:r>
      <w:r w:rsidR="00ED16A6">
        <w:t xml:space="preserve"> (citing </w:t>
      </w:r>
      <w:proofErr w:type="spellStart"/>
      <w:r w:rsidR="00ED16A6">
        <w:rPr>
          <w:i/>
          <w:iCs/>
        </w:rPr>
        <w:t>Agence</w:t>
      </w:r>
      <w:proofErr w:type="spellEnd"/>
      <w:r w:rsidR="00ED16A6">
        <w:rPr>
          <w:i/>
          <w:iCs/>
        </w:rPr>
        <w:t xml:space="preserve"> France Presse</w:t>
      </w:r>
      <w:r w:rsidR="00ED16A6">
        <w:t>, 2014 U.S. Dist. LEXIS 112436, 2014 WL 3963124, at *10)</w:t>
      </w:r>
      <w:r w:rsidRPr="007E078E">
        <w:t>.</w:t>
      </w:r>
    </w:p>
  </w:footnote>
  <w:footnote w:id="202">
    <w:p w14:paraId="41EB00C2"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 xml:space="preserve">See </w:t>
      </w:r>
      <w:r w:rsidRPr="007E078E">
        <w:t>Part III.</w:t>
      </w:r>
    </w:p>
  </w:footnote>
  <w:footnote w:id="203">
    <w:p w14:paraId="6F88F5E7" w14:textId="77777777" w:rsidR="00855B88" w:rsidRPr="007E078E" w:rsidRDefault="00855B88" w:rsidP="00855B88">
      <w:pPr>
        <w:pStyle w:val="FootnoteText"/>
      </w:pPr>
      <w:r w:rsidRPr="007E078E">
        <w:rPr>
          <w:rStyle w:val="FootnoteReference"/>
          <w:color w:val="auto"/>
        </w:rPr>
        <w:footnoteRef/>
      </w:r>
      <w:r w:rsidRPr="007E078E">
        <w:t xml:space="preserve"> A. Samuel Oddi, Contributory Copyright Infringement: The Tort and Technological Tensions, 64 Notre Dame L. Rev. 47, 52 (1989).</w:t>
      </w:r>
    </w:p>
  </w:footnote>
  <w:footnote w:id="204">
    <w:p w14:paraId="744EA08B" w14:textId="1CEB69B8" w:rsidR="00855B88" w:rsidRPr="007E078E" w:rsidRDefault="00855B88" w:rsidP="00855B88">
      <w:pPr>
        <w:pStyle w:val="FootnoteText"/>
      </w:pPr>
      <w:r w:rsidRPr="007E078E">
        <w:rPr>
          <w:rStyle w:val="FootnoteReference"/>
          <w:color w:val="auto"/>
        </w:rPr>
        <w:footnoteRef/>
      </w:r>
      <w:r w:rsidRPr="007E078E">
        <w:t xml:space="preserve"> Paul Goldstein, </w:t>
      </w:r>
      <w:r w:rsidR="00D50A39">
        <w:t>3</w:t>
      </w:r>
      <w:r w:rsidRPr="007E078E">
        <w:t xml:space="preserve"> Goldstein on Copyright § 7</w:t>
      </w:r>
      <w:r w:rsidR="00D50A39">
        <w:t>.</w:t>
      </w:r>
      <w:r w:rsidRPr="007E078E">
        <w:t>0:1 (</w:t>
      </w:r>
      <w:r w:rsidR="00D50A39">
        <w:t>2025</w:t>
      </w:r>
      <w:r w:rsidRPr="007E078E">
        <w:t>) (“</w:t>
      </w:r>
      <w:r w:rsidRPr="007E078E">
        <w:rPr>
          <w:highlight w:val="white"/>
        </w:rPr>
        <w:t>Strict</w:t>
      </w:r>
      <w:r w:rsidRPr="007E078E">
        <w:t xml:space="preserve"> </w:t>
      </w:r>
      <w:r w:rsidRPr="007E078E">
        <w:rPr>
          <w:highlight w:val="white"/>
        </w:rPr>
        <w:t>liability</w:t>
      </w:r>
      <w:r w:rsidRPr="007E078E">
        <w:t xml:space="preserve"> is the rule in copyright cases, and the defendant who copies protected expression from a copyrighted work will be liable regardless of his innocence </w:t>
      </w:r>
      <w:proofErr w:type="gramStart"/>
      <w:r w:rsidRPr="007E078E">
        <w:t>. . . .</w:t>
      </w:r>
      <w:proofErr w:type="gramEnd"/>
      <w:r w:rsidRPr="007E078E">
        <w:t xml:space="preserve"> Under the rule of </w:t>
      </w:r>
      <w:r w:rsidRPr="007E078E">
        <w:rPr>
          <w:highlight w:val="white"/>
        </w:rPr>
        <w:t>strict</w:t>
      </w:r>
      <w:r w:rsidRPr="007E078E">
        <w:t xml:space="preserve"> </w:t>
      </w:r>
      <w:r w:rsidRPr="007E078E">
        <w:rPr>
          <w:highlight w:val="white"/>
        </w:rPr>
        <w:t>liability</w:t>
      </w:r>
      <w:r w:rsidRPr="007E078E">
        <w:t>, a bookstore that sells an unauthorized copy of a book from among the thousands on its shelves will be liable for infringing the public distribution right even though it had no knowledge that the copy infringed.”).</w:t>
      </w:r>
    </w:p>
  </w:footnote>
  <w:footnote w:id="205">
    <w:p w14:paraId="0771D77B" w14:textId="77777777" w:rsidR="00855B88" w:rsidRPr="007E078E" w:rsidRDefault="00855B88" w:rsidP="00855B88">
      <w:pPr>
        <w:pStyle w:val="FootnoteText"/>
      </w:pPr>
      <w:r w:rsidRPr="007E078E">
        <w:rPr>
          <w:rStyle w:val="FootnoteReference"/>
          <w:color w:val="auto"/>
        </w:rPr>
        <w:footnoteRef/>
      </w:r>
      <w:r w:rsidRPr="007E078E">
        <w:t xml:space="preserve"> Dane S. Ciolino &amp; Erin A. Donelon, </w:t>
      </w:r>
      <w:r w:rsidRPr="007E078E">
        <w:rPr>
          <w:i/>
        </w:rPr>
        <w:t>Questioning Strict Liability in Copyright</w:t>
      </w:r>
      <w:r w:rsidRPr="007E078E">
        <w:t>, 54 Rutgers L. Rev. 351 (2002).</w:t>
      </w:r>
    </w:p>
  </w:footnote>
  <w:footnote w:id="206">
    <w:p w14:paraId="35643B36" w14:textId="77777777" w:rsidR="00855B88" w:rsidRPr="007E078E" w:rsidRDefault="00855B88" w:rsidP="00855B88">
      <w:pPr>
        <w:pStyle w:val="FootnoteText"/>
      </w:pPr>
      <w:r w:rsidRPr="007E078E">
        <w:rPr>
          <w:rStyle w:val="FootnoteReference"/>
          <w:color w:val="auto"/>
        </w:rPr>
        <w:footnoteRef/>
      </w:r>
      <w:r w:rsidRPr="007E078E">
        <w:t xml:space="preserve"> Mango v. BuzzFeed, Inc., 970 F.3d 167, 171 (2d Cir. 2020).</w:t>
      </w:r>
    </w:p>
  </w:footnote>
  <w:footnote w:id="207">
    <w:p w14:paraId="614062ED" w14:textId="77777777" w:rsidR="00855B88" w:rsidRPr="007E078E" w:rsidRDefault="00855B88" w:rsidP="00855B88">
      <w:pPr>
        <w:pStyle w:val="FootnoteText"/>
      </w:pPr>
      <w:r w:rsidRPr="007E078E">
        <w:rPr>
          <w:rStyle w:val="FootnoteReference"/>
          <w:color w:val="auto"/>
          <w:szCs w:val="20"/>
        </w:rPr>
        <w:footnoteRef/>
      </w:r>
      <w:r w:rsidRPr="007E078E">
        <w:t xml:space="preserve"> </w:t>
      </w:r>
      <w:r w:rsidRPr="007E078E">
        <w:rPr>
          <w:i/>
          <w:iCs/>
        </w:rPr>
        <w:t>New York Times Co. v. Microsoft Corp.</w:t>
      </w:r>
      <w:r w:rsidRPr="007E078E">
        <w:t>, 777 F. Supp. 3d 283, 315 (S.D.N.Y. 2025).</w:t>
      </w:r>
    </w:p>
  </w:footnote>
  <w:footnote w:id="208">
    <w:p w14:paraId="7E2015E8" w14:textId="77777777" w:rsidR="00855B88" w:rsidRPr="007E078E" w:rsidRDefault="00855B88" w:rsidP="00855B88">
      <w:pPr>
        <w:pStyle w:val="FootnoteText"/>
      </w:pPr>
      <w:r w:rsidRPr="007E078E">
        <w:rPr>
          <w:rStyle w:val="FootnoteReference"/>
          <w:color w:val="auto"/>
        </w:rPr>
        <w:footnoteRef/>
      </w:r>
      <w:r w:rsidRPr="007E078E">
        <w:t xml:space="preserve"> 17 U.S.C. § 1202.</w:t>
      </w:r>
    </w:p>
  </w:footnote>
  <w:footnote w:id="209">
    <w:p w14:paraId="2FF55021" w14:textId="095B5B4D"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 xml:space="preserve">See </w:t>
      </w:r>
      <w:r w:rsidR="00B4664B">
        <w:rPr>
          <w:i/>
          <w:iCs/>
        </w:rPr>
        <w:t>infra</w:t>
      </w:r>
      <w:r w:rsidR="00B4664B" w:rsidRPr="007E078E">
        <w:t xml:space="preserve"> </w:t>
      </w:r>
      <w:r w:rsidRPr="007E078E">
        <w:t>notes</w:t>
      </w:r>
      <w:r w:rsidR="00B4664B">
        <w:t xml:space="preserve"> </w:t>
      </w:r>
      <w:r w:rsidR="00B4664B">
        <w:fldChar w:fldCharType="begin"/>
      </w:r>
      <w:r w:rsidR="00B4664B">
        <w:instrText xml:space="preserve"> NOTEREF _Ref211367346 \h </w:instrText>
      </w:r>
      <w:r w:rsidR="00B4664B">
        <w:fldChar w:fldCharType="separate"/>
      </w:r>
      <w:r w:rsidR="00B4664B">
        <w:t>202</w:t>
      </w:r>
      <w:r w:rsidR="00B4664B">
        <w:fldChar w:fldCharType="end"/>
      </w:r>
      <w:r w:rsidRPr="007E078E">
        <w:t>-</w:t>
      </w:r>
      <w:r w:rsidRPr="007E078E">
        <w:fldChar w:fldCharType="begin"/>
      </w:r>
      <w:r w:rsidRPr="007E078E">
        <w:instrText xml:space="preserve"> NOTEREF _Ref205745887 \h  \* MERGEFORMAT </w:instrText>
      </w:r>
      <w:r w:rsidRPr="007E078E">
        <w:fldChar w:fldCharType="separate"/>
      </w:r>
      <w:r w:rsidRPr="007E078E">
        <w:t>204</w:t>
      </w:r>
      <w:r w:rsidRPr="007E078E">
        <w:fldChar w:fldCharType="end"/>
      </w:r>
      <w:r w:rsidRPr="007E078E">
        <w:t xml:space="preserve"> and accompanying text (demonstrating how many courts conflate the first prong of the double scienter requirement with the act of removing or altering CMI</w:t>
      </w:r>
      <w:r w:rsidRPr="0073717D">
        <w:t>).</w:t>
      </w:r>
    </w:p>
  </w:footnote>
  <w:footnote w:id="210">
    <w:p w14:paraId="710FDC93" w14:textId="77777777" w:rsidR="00855B88" w:rsidRPr="007E078E" w:rsidRDefault="00855B88" w:rsidP="00855B88">
      <w:pPr>
        <w:pStyle w:val="FootnoteText"/>
        <w:rPr>
          <w:i/>
          <w:iCs/>
        </w:rPr>
      </w:pPr>
      <w:r w:rsidRPr="007E078E">
        <w:rPr>
          <w:rStyle w:val="FootnoteReference"/>
          <w:color w:val="auto"/>
        </w:rPr>
        <w:footnoteRef/>
      </w:r>
      <w:r w:rsidRPr="007E078E">
        <w:t xml:space="preserve"> </w:t>
      </w:r>
      <w:r w:rsidRPr="007E078E">
        <w:rPr>
          <w:i/>
          <w:iCs/>
        </w:rPr>
        <w:t>Shihab v. Complex Media, Inc.</w:t>
      </w:r>
      <w:r w:rsidRPr="007E078E">
        <w:t>, WL 3544149, at *5 (S.D.N.Y. Aug. 17, 2022).</w:t>
      </w:r>
    </w:p>
  </w:footnote>
  <w:footnote w:id="211">
    <w:p w14:paraId="088DE466" w14:textId="10CA5C90" w:rsidR="00855B88" w:rsidRPr="007E078E" w:rsidRDefault="00855B88" w:rsidP="00855B88">
      <w:pPr>
        <w:pStyle w:val="FootnoteText"/>
      </w:pPr>
      <w:r w:rsidRPr="007E078E">
        <w:rPr>
          <w:rStyle w:val="FootnoteReference"/>
          <w:color w:val="auto"/>
          <w:szCs w:val="20"/>
        </w:rPr>
        <w:footnoteRef/>
      </w:r>
      <w:r w:rsidRPr="007E078E">
        <w:t xml:space="preserve"> 17 U.S.C. § 1202(b) (“No person shall, without the authority of the copyright owner or the law</w:t>
      </w:r>
      <w:r>
        <w:t xml:space="preserve">— (1) </w:t>
      </w:r>
      <w:r w:rsidRPr="007E078E">
        <w:t xml:space="preserve">intentionally remove or alter any copyright management information”); </w:t>
      </w:r>
      <w:r w:rsidRPr="007E078E">
        <w:rPr>
          <w:i/>
          <w:iCs/>
        </w:rPr>
        <w:t>Shihab v. Complex Media, Inc.</w:t>
      </w:r>
      <w:r w:rsidRPr="007E078E">
        <w:t>, WL 3544149, at *5 (S.D.N.Y. Aug. 17, 2022) (“[T]he Court concludes that the [complaint] adequately alleges that [the defendant] knew that the CMI had been removed or altered without the authority of [plaintiff] or the law—as it allegedly removed the CMI itself without authorization from [plaintiff].”).</w:t>
      </w:r>
    </w:p>
  </w:footnote>
  <w:footnote w:id="212">
    <w:p w14:paraId="467FCD3C"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Gwinn v. City of Chicago</w:t>
      </w:r>
      <w:r w:rsidRPr="007E078E">
        <w:t>, No. 23 CV 1823, 2025 WL 964089, at *7 (N.D. Ill. Mar. 31, 2025).</w:t>
      </w:r>
    </w:p>
  </w:footnote>
  <w:footnote w:id="213">
    <w:p w14:paraId="2FF148C5" w14:textId="77777777" w:rsidR="00855B88" w:rsidRPr="007E078E" w:rsidRDefault="00855B88" w:rsidP="00855B88">
      <w:pPr>
        <w:pStyle w:val="FootnoteText"/>
        <w:rPr>
          <w:u w:val="single"/>
        </w:rPr>
      </w:pPr>
      <w:r w:rsidRPr="007E078E">
        <w:rPr>
          <w:rStyle w:val="FootnoteReference"/>
          <w:color w:val="auto"/>
          <w:szCs w:val="20"/>
        </w:rPr>
        <w:footnoteRef/>
      </w:r>
      <w:r w:rsidRPr="007E078E">
        <w:rPr>
          <w:u w:val="single"/>
        </w:rPr>
        <w:t xml:space="preserve"> </w:t>
      </w:r>
      <w:r w:rsidRPr="007E078E">
        <w:rPr>
          <w:i/>
          <w:iCs/>
        </w:rPr>
        <w:t xml:space="preserve">Pierce v. </w:t>
      </w:r>
      <w:proofErr w:type="spellStart"/>
      <w:r w:rsidRPr="007E078E">
        <w:rPr>
          <w:i/>
          <w:iCs/>
        </w:rPr>
        <w:t>Lifezette</w:t>
      </w:r>
      <w:proofErr w:type="spellEnd"/>
      <w:r w:rsidRPr="007E078E">
        <w:rPr>
          <w:i/>
          <w:iCs/>
        </w:rPr>
        <w:t>, Inc.</w:t>
      </w:r>
      <w:r w:rsidRPr="007E078E">
        <w:t xml:space="preserve">, 2021 WL 2557241, at *5 (D.D.C. June 2, 2021) (finding mere allegations of intentional CMI removal, without more, sufficient to “plausibly [allege] a violation” of the first double scienter prong); </w:t>
      </w:r>
      <w:r w:rsidRPr="007E078E">
        <w:rPr>
          <w:i/>
          <w:iCs/>
          <w:u w:val="single"/>
          <w:bdr w:val="none" w:sz="0" w:space="0" w:color="auto" w:frame="1"/>
        </w:rPr>
        <w:t>Logan v. Meta Platforms, Inc.</w:t>
      </w:r>
      <w:r w:rsidRPr="007E078E">
        <w:rPr>
          <w:u w:val="single"/>
          <w:bdr w:val="none" w:sz="0" w:space="0" w:color="auto" w:frame="1"/>
        </w:rPr>
        <w:t>, 636 F. Supp. 3d 1052, 1064 (N.D. Cal. 2022)</w:t>
      </w:r>
      <w:r w:rsidRPr="007E078E">
        <w:rPr>
          <w:u w:val="single"/>
        </w:rPr>
        <w:t xml:space="preserve"> (“Unlike editing a plaintiff's watermark out of a photo, automatically omitting CMI by embedding a photo out of the full context of the webpage where the CMI is found cannot itself plead intentionality as required by the DMCA” (omitting citation)); </w:t>
      </w:r>
      <w:r w:rsidRPr="007E078E">
        <w:rPr>
          <w:i/>
          <w:iCs/>
        </w:rPr>
        <w:t>Bain v. Film Indep., Inc.</w:t>
      </w:r>
      <w:r w:rsidRPr="007E078E">
        <w:t>, No. CV 18-4126 PA (JEMX), 2018 WL 6930766, at *1</w:t>
      </w:r>
      <w:r>
        <w:t>, *5</w:t>
      </w:r>
      <w:r w:rsidRPr="007E078E">
        <w:t xml:space="preserve"> (C.D. Cal. Aug. 9, 2018) (finding removal of a watermark sufficient to plead a § 1202 claim).</w:t>
      </w:r>
    </w:p>
  </w:footnote>
  <w:footnote w:id="214">
    <w:p w14:paraId="56817C77"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Mango v. BuzzFeed, Inc.</w:t>
      </w:r>
      <w:r w:rsidRPr="007E078E">
        <w:t>, 970 F.3d 167, 171 (2d Cir. 2020) (citing 17 U.S.C. § 1202).</w:t>
      </w:r>
    </w:p>
  </w:footnote>
  <w:footnote w:id="215">
    <w:p w14:paraId="4090C556" w14:textId="3E4DADA5"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Victor Elias Photography, LLC v. Ice Portal, Inc.</w:t>
      </w:r>
      <w:r w:rsidRPr="007E078E">
        <w:t xml:space="preserve">, 43 F.4th 1313, 1320 (11th Cir. 2022) (quoting </w:t>
      </w:r>
      <w:r w:rsidRPr="007E078E">
        <w:rPr>
          <w:i/>
          <w:iCs/>
          <w:u w:color="DCA10D"/>
        </w:rPr>
        <w:t xml:space="preserve">Stevens v. </w:t>
      </w:r>
      <w:proofErr w:type="spellStart"/>
      <w:r w:rsidRPr="007E078E">
        <w:rPr>
          <w:i/>
          <w:iCs/>
          <w:u w:color="DCA10D"/>
        </w:rPr>
        <w:t>Corelogic</w:t>
      </w:r>
      <w:proofErr w:type="spellEnd"/>
      <w:r w:rsidRPr="007E078E">
        <w:rPr>
          <w:i/>
          <w:iCs/>
          <w:u w:color="DCA10D"/>
        </w:rPr>
        <w:t>, Inc.</w:t>
      </w:r>
      <w:r w:rsidRPr="007E078E">
        <w:rPr>
          <w:u w:color="DCA10D"/>
        </w:rPr>
        <w:t>, 899 F.3d 666 (9th Cir. 2018)</w:t>
      </w:r>
      <w:r w:rsidRPr="007E078E">
        <w:t xml:space="preserve"> at 6</w:t>
      </w:r>
      <w:r>
        <w:t>67</w:t>
      </w:r>
      <w:r w:rsidRPr="007E078E">
        <w:t>).</w:t>
      </w:r>
    </w:p>
  </w:footnote>
  <w:footnote w:id="216">
    <w:p w14:paraId="0CEF417F"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Mango v. BuzzFeed, Inc.</w:t>
      </w:r>
      <w:r w:rsidRPr="007E078E">
        <w:t>, 970 F.3d 167, 173 (2d Cir. 2020).</w:t>
      </w:r>
    </w:p>
  </w:footnote>
  <w:footnote w:id="217">
    <w:p w14:paraId="51B06307"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 xml:space="preserve">Stevens v. </w:t>
      </w:r>
      <w:proofErr w:type="spellStart"/>
      <w:r w:rsidRPr="007E078E">
        <w:rPr>
          <w:i/>
          <w:iCs/>
        </w:rPr>
        <w:t>Corelogic</w:t>
      </w:r>
      <w:proofErr w:type="spellEnd"/>
      <w:r w:rsidRPr="007E078E">
        <w:rPr>
          <w:i/>
          <w:iCs/>
        </w:rPr>
        <w:t>, Inc.</w:t>
      </w:r>
      <w:r w:rsidRPr="007E078E">
        <w:t>,</w:t>
      </w:r>
      <w:r w:rsidRPr="007E078E">
        <w:rPr>
          <w:i/>
          <w:iCs/>
        </w:rPr>
        <w:t xml:space="preserve"> </w:t>
      </w:r>
      <w:r w:rsidRPr="007E078E">
        <w:t>899 F.3d 666, 673-74 (9</w:t>
      </w:r>
      <w:r w:rsidRPr="007E078E">
        <w:rPr>
          <w:vertAlign w:val="superscript"/>
        </w:rPr>
        <w:t>th</w:t>
      </w:r>
      <w:r w:rsidRPr="007E078E">
        <w:t xml:space="preserve"> Cir. 2018).</w:t>
      </w:r>
    </w:p>
  </w:footnote>
  <w:footnote w:id="218">
    <w:p w14:paraId="76D3DEBA"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 xml:space="preserve">Stevens v. </w:t>
      </w:r>
      <w:proofErr w:type="spellStart"/>
      <w:r w:rsidRPr="007E078E">
        <w:rPr>
          <w:i/>
          <w:iCs/>
        </w:rPr>
        <w:t>Corelogic</w:t>
      </w:r>
      <w:proofErr w:type="spellEnd"/>
      <w:r w:rsidRPr="007E078E">
        <w:rPr>
          <w:i/>
          <w:iCs/>
        </w:rPr>
        <w:t>, Inc.</w:t>
      </w:r>
      <w:r w:rsidRPr="007E078E">
        <w:t>, 899 F.3d 666, 675 (9th Cir. 2018).</w:t>
      </w:r>
    </w:p>
  </w:footnote>
  <w:footnote w:id="219">
    <w:p w14:paraId="391487F2"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Schneider v. YouTube, LLC</w:t>
      </w:r>
      <w:r w:rsidRPr="007E078E">
        <w:t xml:space="preserve">, 674 F. Supp. 3d 704, 725 (N.D. Cal. 2023) (citing </w:t>
      </w:r>
      <w:r w:rsidRPr="007E078E">
        <w:rPr>
          <w:i/>
          <w:iCs/>
        </w:rPr>
        <w:t xml:space="preserve">Stevens v. </w:t>
      </w:r>
      <w:proofErr w:type="spellStart"/>
      <w:r w:rsidRPr="007E078E">
        <w:rPr>
          <w:i/>
          <w:iCs/>
        </w:rPr>
        <w:t>Corelogic</w:t>
      </w:r>
      <w:proofErr w:type="spellEnd"/>
      <w:r w:rsidRPr="007E078E">
        <w:rPr>
          <w:i/>
          <w:iCs/>
        </w:rPr>
        <w:t>, Inc.</w:t>
      </w:r>
      <w:r w:rsidRPr="007E078E">
        <w:t xml:space="preserve">, 899 F.3d 666, 675 and </w:t>
      </w:r>
      <w:r w:rsidRPr="007E078E">
        <w:rPr>
          <w:i/>
          <w:iCs/>
        </w:rPr>
        <w:t>Victor Elias Photography, LLC v. Ice Portal, Inc.</w:t>
      </w:r>
      <w:r w:rsidRPr="007E078E">
        <w:t>, 43 F. 4</w:t>
      </w:r>
      <w:r w:rsidRPr="007E078E">
        <w:rPr>
          <w:vertAlign w:val="superscript"/>
        </w:rPr>
        <w:t>th</w:t>
      </w:r>
      <w:r w:rsidRPr="007E078E">
        <w:t xml:space="preserve"> 1313, 1323 (11</w:t>
      </w:r>
      <w:r w:rsidRPr="007E078E">
        <w:rPr>
          <w:vertAlign w:val="superscript"/>
        </w:rPr>
        <w:t>th</w:t>
      </w:r>
      <w:r w:rsidRPr="007E078E">
        <w:t xml:space="preserve"> Cir. 2022)).</w:t>
      </w:r>
    </w:p>
  </w:footnote>
  <w:footnote w:id="220">
    <w:p w14:paraId="63B02AD9"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Wright v. Miah</w:t>
      </w:r>
      <w:r w:rsidRPr="007E078E">
        <w:t>, WL 6219435, at *1 (E.D.N.Y. Sept. 7, 2023).</w:t>
      </w:r>
    </w:p>
  </w:footnote>
  <w:footnote w:id="221">
    <w:p w14:paraId="7868C229" w14:textId="77777777" w:rsidR="00855B88" w:rsidRPr="007E078E" w:rsidRDefault="00855B88" w:rsidP="00855B88">
      <w:pPr>
        <w:pStyle w:val="FootnoteText"/>
      </w:pPr>
      <w:r w:rsidRPr="007E078E">
        <w:rPr>
          <w:rStyle w:val="FootnoteReference"/>
          <w:color w:val="auto"/>
        </w:rPr>
        <w:footnoteRef/>
      </w:r>
      <w:r w:rsidRPr="007E078E">
        <w:t xml:space="preserve"> </w:t>
      </w:r>
      <w:r w:rsidRPr="007E078E">
        <w:rPr>
          <w:i/>
          <w:iCs/>
        </w:rPr>
        <w:t xml:space="preserve">Id. </w:t>
      </w:r>
      <w:r w:rsidRPr="007E078E">
        <w:t xml:space="preserve">at *2; </w:t>
      </w:r>
      <w:r w:rsidRPr="007E078E">
        <w:rPr>
          <w:i/>
          <w:iCs/>
        </w:rPr>
        <w:t xml:space="preserve">id. </w:t>
      </w:r>
      <w:r w:rsidRPr="007E078E">
        <w:t>at *9 (“As required, the Court also finds it plausible that defendant knew or had reason to know that the removal of plaintiff's CMI would induce the infringement of a right protected under this section of the statute, given defendant's counternotices to Etsy.”).</w:t>
      </w:r>
    </w:p>
  </w:footnote>
  <w:footnote w:id="222">
    <w:p w14:paraId="65ED9E58" w14:textId="450B68A9" w:rsidR="00855B88" w:rsidRPr="007E078E" w:rsidRDefault="00855B88" w:rsidP="00855B88">
      <w:pPr>
        <w:pStyle w:val="FootnoteText"/>
      </w:pPr>
      <w:r w:rsidRPr="007E078E">
        <w:rPr>
          <w:rStyle w:val="FootnoteReference"/>
          <w:color w:val="auto"/>
        </w:rPr>
        <w:footnoteRef/>
      </w:r>
      <w:r w:rsidRPr="007E078E">
        <w:t xml:space="preserve"> Advanta-STAR Auto. </w:t>
      </w:r>
      <w:proofErr w:type="spellStart"/>
      <w:r w:rsidRPr="007E078E">
        <w:t>Rsch</w:t>
      </w:r>
      <w:proofErr w:type="spellEnd"/>
      <w:r w:rsidRPr="007E078E">
        <w:t xml:space="preserve">. Corp. of Am. v. Search Optics, LLC, 672 F. Supp. 3d 1035, </w:t>
      </w:r>
      <w:r>
        <w:t>1057-</w:t>
      </w:r>
      <w:r w:rsidRPr="007E078E">
        <w:t xml:space="preserve">58 (S.D. Cal. 2023). The motion to dismiss was, however, granted on other grounds. </w:t>
      </w:r>
      <w:r w:rsidRPr="007E078E">
        <w:rPr>
          <w:i/>
        </w:rPr>
        <w:t>Id.</w:t>
      </w:r>
    </w:p>
  </w:footnote>
  <w:footnote w:id="223">
    <w:p w14:paraId="67E0951F" w14:textId="61BAED70" w:rsidR="00855B88" w:rsidRPr="007E078E" w:rsidRDefault="00855B88" w:rsidP="00855B88">
      <w:pPr>
        <w:pStyle w:val="FootnoteText"/>
      </w:pPr>
      <w:r w:rsidRPr="007E078E">
        <w:rPr>
          <w:rStyle w:val="FootnoteReference"/>
          <w:color w:val="auto"/>
        </w:rPr>
        <w:footnoteRef/>
      </w:r>
      <w:r w:rsidRPr="007E078E">
        <w:t xml:space="preserve"> </w:t>
      </w:r>
      <w:r w:rsidRPr="007E078E">
        <w:rPr>
          <w:i/>
        </w:rPr>
        <w:t>Id</w:t>
      </w:r>
      <w:r w:rsidRPr="00892806">
        <w:rPr>
          <w:iCs/>
        </w:rPr>
        <w:t xml:space="preserve"> at 1057.</w:t>
      </w:r>
    </w:p>
  </w:footnote>
  <w:footnote w:id="224">
    <w:p w14:paraId="2DC5A978" w14:textId="77777777" w:rsidR="00855B88" w:rsidRPr="007E078E" w:rsidRDefault="00855B88" w:rsidP="00855B88">
      <w:pPr>
        <w:pStyle w:val="FootnoteText"/>
      </w:pPr>
      <w:r w:rsidRPr="007E078E">
        <w:rPr>
          <w:rStyle w:val="FootnoteReference"/>
          <w:color w:val="auto"/>
        </w:rPr>
        <w:footnoteRef/>
      </w:r>
      <w:r w:rsidRPr="007E078E">
        <w:t xml:space="preserve"> </w:t>
      </w:r>
      <w:proofErr w:type="spellStart"/>
      <w:r w:rsidRPr="007E078E">
        <w:rPr>
          <w:i/>
          <w:iCs/>
          <w:bdr w:val="none" w:sz="0" w:space="0" w:color="auto" w:frame="1"/>
        </w:rPr>
        <w:t>Izmo</w:t>
      </w:r>
      <w:proofErr w:type="spellEnd"/>
      <w:r w:rsidRPr="007E078E">
        <w:rPr>
          <w:i/>
          <w:iCs/>
          <w:bdr w:val="none" w:sz="0" w:space="0" w:color="auto" w:frame="1"/>
        </w:rPr>
        <w:t>, Inc. v. Roadster, Inc.</w:t>
      </w:r>
      <w:r w:rsidRPr="007E078E">
        <w:rPr>
          <w:bdr w:val="none" w:sz="0" w:space="0" w:color="auto" w:frame="1"/>
        </w:rPr>
        <w:t>, No. WL 13210561, at *4 (N.D. Cal. Mar. 26, 2019) (“</w:t>
      </w:r>
      <w:r w:rsidRPr="007E078E">
        <w:t xml:space="preserve">Critically, however, </w:t>
      </w:r>
      <w:r w:rsidRPr="007E078E">
        <w:rPr>
          <w:i/>
          <w:iCs/>
          <w:bdr w:val="none" w:sz="0" w:space="0" w:color="auto" w:frame="1"/>
        </w:rPr>
        <w:t>Stevens</w:t>
      </w:r>
      <w:r w:rsidRPr="007E078E">
        <w:t xml:space="preserve"> concerned a plaintiff's burden of proof at summary judgment, not at the pleading stage. </w:t>
      </w:r>
      <w:r w:rsidRPr="007E078E">
        <w:rPr>
          <w:i/>
          <w:iCs/>
          <w:bdr w:val="none" w:sz="0" w:space="0" w:color="auto" w:frame="1"/>
        </w:rPr>
        <w:t>Stevens</w:t>
      </w:r>
      <w:r w:rsidRPr="007E078E">
        <w:t xml:space="preserve"> does not contradict Rule 9(b)’s instruction that ‘intent, knowledge, and other conditions of a person's mind may be alleged generally.’”).</w:t>
      </w:r>
    </w:p>
  </w:footnote>
  <w:footnote w:id="225">
    <w:p w14:paraId="4F34A873" w14:textId="5B33DDEB" w:rsidR="007E64D7" w:rsidRPr="007E078E" w:rsidRDefault="007E64D7" w:rsidP="007E64D7">
      <w:pPr>
        <w:pStyle w:val="FootnoteText"/>
      </w:pPr>
      <w:r w:rsidRPr="00013C8E">
        <w:rPr>
          <w:rStyle w:val="FootnoteReference"/>
          <w:color w:val="auto"/>
        </w:rPr>
        <w:footnoteRef/>
      </w:r>
      <w:r w:rsidRPr="00013C8E">
        <w:t xml:space="preserve"> </w:t>
      </w:r>
      <w:r w:rsidR="00597555">
        <w:t xml:space="preserve">Courts within the Eleventh, Ninth, and Second Circuits typically conform to the “pattern of conduct” analysis for the second scienter prong. </w:t>
      </w:r>
      <w:r w:rsidR="00597555">
        <w:rPr>
          <w:i/>
          <w:iCs/>
        </w:rPr>
        <w:t xml:space="preserve">See </w:t>
      </w:r>
      <w:r w:rsidRPr="00013C8E">
        <w:rPr>
          <w:i/>
          <w:iCs/>
          <w:bdr w:val="none" w:sz="0" w:space="0" w:color="auto" w:frame="1"/>
        </w:rPr>
        <w:t>Affordable Aerial Photography, Inc. v. Witkowski</w:t>
      </w:r>
      <w:r w:rsidRPr="00013C8E">
        <w:rPr>
          <w:bdr w:val="none" w:sz="0" w:space="0" w:color="auto" w:frame="1"/>
        </w:rPr>
        <w:t>, 2025 WL 1755033, at *5 (S.D. Fla. Feb. 27, 2025)</w:t>
      </w:r>
      <w:r w:rsidRPr="00013C8E">
        <w:t xml:space="preserve"> (“Accordingly, that evidence does not support Affordable Aerial’s proposition that Beach Town had a “pattern” of removing CMI from copyrighted works.”); </w:t>
      </w:r>
      <w:r w:rsidRPr="00013C8E">
        <w:rPr>
          <w:i/>
          <w:iCs/>
        </w:rPr>
        <w:t>Harrington v. Pinterest, Inc.</w:t>
      </w:r>
      <w:r w:rsidRPr="00013C8E">
        <w:t xml:space="preserve">, WL 4348460, at *5 (N.D. Cal. Sept. 19, 2022) (citing the Ninth Circuit’s standard in dismissing plaintiff’s DMCA claims); </w:t>
      </w:r>
      <w:r w:rsidRPr="00013C8E">
        <w:rPr>
          <w:i/>
          <w:iCs/>
        </w:rPr>
        <w:t>Schneider v. YouTube, LLC</w:t>
      </w:r>
      <w:r w:rsidRPr="00013C8E">
        <w:t xml:space="preserve">, 674 F. Supp. 3d 704, 724 (N.D. Cal. 2023) (citing the Ninth Circuit’s standard in denying plaintiff’s class certification request for a DMCA claim); </w:t>
      </w:r>
      <w:r w:rsidRPr="00013C8E">
        <w:rPr>
          <w:i/>
          <w:iCs/>
        </w:rPr>
        <w:t xml:space="preserve">see supra </w:t>
      </w:r>
      <w:r w:rsidRPr="00013C8E">
        <w:t xml:space="preserve">notes </w:t>
      </w:r>
      <w:r w:rsidRPr="00013C8E">
        <w:fldChar w:fldCharType="begin"/>
      </w:r>
      <w:r w:rsidRPr="00013C8E">
        <w:instrText xml:space="preserve"> NOTEREF _Ref205888800 \h  \* MERGEFORMAT </w:instrText>
      </w:r>
      <w:r w:rsidRPr="00013C8E">
        <w:fldChar w:fldCharType="separate"/>
      </w:r>
      <w:r w:rsidRPr="00013C8E">
        <w:t>211</w:t>
      </w:r>
      <w:r w:rsidRPr="00013C8E">
        <w:fldChar w:fldCharType="end"/>
      </w:r>
      <w:r w:rsidRPr="00013C8E">
        <w:t>-</w:t>
      </w:r>
      <w:r w:rsidRPr="00013C8E">
        <w:fldChar w:fldCharType="begin"/>
      </w:r>
      <w:r w:rsidRPr="00013C8E">
        <w:instrText xml:space="preserve"> NOTEREF _Ref205888818 \h  \* MERGEFORMAT </w:instrText>
      </w:r>
      <w:r w:rsidRPr="00013C8E">
        <w:fldChar w:fldCharType="separate"/>
      </w:r>
      <w:r w:rsidRPr="00013C8E">
        <w:t>215</w:t>
      </w:r>
      <w:r w:rsidRPr="00013C8E">
        <w:fldChar w:fldCharType="end"/>
      </w:r>
      <w:r w:rsidRPr="00013C8E">
        <w:t xml:space="preserve"> and accompanying text (describing various courts’ treatment of the “past pattern” standard).</w:t>
      </w:r>
    </w:p>
  </w:footnote>
  <w:footnote w:id="226">
    <w:p w14:paraId="322F293B"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Shihab v. Complex Media, Inc.</w:t>
      </w:r>
      <w:r w:rsidRPr="007E078E">
        <w:t>, WL 3544149, at *5 (S.D.N.Y. Aug. 17, 2022)</w:t>
      </w:r>
    </w:p>
  </w:footnote>
  <w:footnote w:id="227">
    <w:p w14:paraId="564D9406"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See McClatchey v. The Associated Press</w:t>
      </w:r>
      <w:r w:rsidRPr="007E078E">
        <w:t xml:space="preserve">, WL 776103, at *6 (W.D. Pa. Mar. 9, 2007) (suggesting that the act of removing CMI from a work before distributing the work to subscribers may itself show “requisite intent to induce, enable, facilitate or conceal infringement” at summary judgment); </w:t>
      </w:r>
      <w:r w:rsidRPr="007E078E">
        <w:rPr>
          <w:i/>
          <w:iCs/>
        </w:rPr>
        <w:t>see Millennium Funding, Inc. v. Priv. Internet Access, Inc.,</w:t>
      </w:r>
      <w:r w:rsidRPr="007E078E">
        <w:t xml:space="preserve"> WL 7560395, at *18 (D. Colo. Oct. 13, 2022) (emphasizing the low evidentiary burden for scienter at the pleading stage).</w:t>
      </w:r>
    </w:p>
  </w:footnote>
  <w:footnote w:id="228">
    <w:p w14:paraId="793490FA" w14:textId="77777777" w:rsidR="007E64D7" w:rsidRPr="007E078E" w:rsidRDefault="007E64D7" w:rsidP="007E64D7">
      <w:pPr>
        <w:pStyle w:val="FootnoteText"/>
      </w:pPr>
      <w:r w:rsidRPr="007E078E">
        <w:rPr>
          <w:rStyle w:val="FootnoteReference"/>
          <w:color w:val="auto"/>
          <w:szCs w:val="20"/>
        </w:rPr>
        <w:footnoteRef/>
      </w:r>
      <w:r w:rsidRPr="007E078E">
        <w:t xml:space="preserve"> </w:t>
      </w:r>
      <w:r w:rsidRPr="007E078E">
        <w:rPr>
          <w:i/>
          <w:iCs/>
        </w:rPr>
        <w:t>Mango v. BuzzFeed, Inc.</w:t>
      </w:r>
      <w:r w:rsidRPr="007E078E">
        <w:t>, 970 F.3d 167, 172 (2d Cir. 2020) (“‘[A]n infringement’ is not limited to the infringing acts of third parties. The plain meaning of the statutory language also encompasses an infringement committed by the defendant himself. This includes the knowing, unauthorized infringement that serves as the basis of establishing the first scienter element of Section 1202(b).”).</w:t>
      </w:r>
    </w:p>
  </w:footnote>
  <w:footnote w:id="229">
    <w:p w14:paraId="70AACF1D" w14:textId="77777777" w:rsidR="007E64D7" w:rsidRPr="007E078E" w:rsidRDefault="007E64D7" w:rsidP="007E64D7">
      <w:pPr>
        <w:pStyle w:val="FootnoteText"/>
        <w:rPr>
          <w:i/>
          <w:iCs/>
        </w:rPr>
      </w:pPr>
      <w:r w:rsidRPr="007E078E">
        <w:rPr>
          <w:rStyle w:val="FootnoteReference"/>
          <w:color w:val="auto"/>
        </w:rPr>
        <w:footnoteRef/>
      </w:r>
      <w:r w:rsidRPr="007E078E">
        <w:t xml:space="preserve"> </w:t>
      </w:r>
      <w:r w:rsidRPr="007E078E">
        <w:rPr>
          <w:i/>
          <w:iCs/>
        </w:rPr>
        <w:t>See e.g.</w:t>
      </w:r>
      <w:r w:rsidRPr="007E078E">
        <w:t xml:space="preserve"> </w:t>
      </w:r>
      <w:r w:rsidRPr="007E078E">
        <w:rPr>
          <w:i/>
          <w:iCs/>
        </w:rPr>
        <w:t>FurnitureDealer.Net, Inc v. Amazon.com, Inc</w:t>
      </w:r>
      <w:r w:rsidRPr="007E078E">
        <w:t>, WL 891473, at *25 (D. Minn. Mar. 25, 2022) (“If Defendants are liable for copyright infringement, it would be entirely reasonable for a jury to find Defendants had the requisite scienter under § 1202(b) because removal of the CMI would conceal their own infringement.”).</w:t>
      </w:r>
    </w:p>
  </w:footnote>
  <w:footnote w:id="230">
    <w:p w14:paraId="63D874F5"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rPr>
        <w:t>Compare</w:t>
      </w:r>
      <w:r w:rsidRPr="007E078E">
        <w:t xml:space="preserve"> Stevens v. </w:t>
      </w:r>
      <w:proofErr w:type="spellStart"/>
      <w:r w:rsidRPr="007E078E">
        <w:t>Corelogic</w:t>
      </w:r>
      <w:proofErr w:type="spellEnd"/>
      <w:r w:rsidRPr="007E078E">
        <w:t xml:space="preserve">, Inc., 899 F.3d 666, 674 (9th Cir. 2018) (“To avoid superfluity, the mental state requirement in Section </w:t>
      </w:r>
      <w:r w:rsidRPr="007E078E">
        <w:rPr>
          <w:highlight w:val="white"/>
        </w:rPr>
        <w:t>1202</w:t>
      </w:r>
      <w:r w:rsidRPr="007E078E">
        <w:t>(</w:t>
      </w:r>
      <w:r w:rsidRPr="007E078E">
        <w:rPr>
          <w:highlight w:val="white"/>
        </w:rPr>
        <w:t>b</w:t>
      </w:r>
      <w:r w:rsidRPr="007E078E">
        <w:t>) must have a more specific application than the universal possibility of encouraging infringement; specific allegations as to how identifiable infringements ‘will’ be affected are necessary </w:t>
      </w:r>
      <w:proofErr w:type="gramStart"/>
      <w:r w:rsidRPr="007E078E">
        <w:t>. . . .</w:t>
      </w:r>
      <w:proofErr w:type="gramEnd"/>
      <w:r w:rsidRPr="007E078E">
        <w:t xml:space="preserve"> </w:t>
      </w:r>
      <w:r w:rsidRPr="007E078E">
        <w:rPr>
          <w:highlight w:val="white"/>
        </w:rPr>
        <w:t xml:space="preserve">[A] plaintiff bringing a Section 1202(b) claim must make an affirmative showing, such as by demonstrating a past ‘pattern of conduct’ or ‘modus operandi,’ that the defendant was aware or had reasonable grounds to be aware of the probable future impact of its actions.”), </w:t>
      </w:r>
      <w:r w:rsidRPr="007E078E">
        <w:rPr>
          <w:i/>
          <w:highlight w:val="white"/>
        </w:rPr>
        <w:t>with</w:t>
      </w:r>
      <w:r w:rsidRPr="007E078E">
        <w:rPr>
          <w:highlight w:val="white"/>
        </w:rPr>
        <w:t xml:space="preserve"> </w:t>
      </w:r>
      <w:r w:rsidRPr="007E078E">
        <w:t xml:space="preserve">Advanta-STAR Auto. </w:t>
      </w:r>
      <w:proofErr w:type="spellStart"/>
      <w:r w:rsidRPr="007E078E">
        <w:t>Rsch</w:t>
      </w:r>
      <w:proofErr w:type="spellEnd"/>
      <w:r w:rsidRPr="007E078E">
        <w:t>. Corp. of Am. v. Search Optics, LLC, 672 F. Supp. 3d 1035, 1058 (S.D. Cal. 2023) (finding two prior instances of distributing copyrighted content without authorization sufficient to fulfill the scienter requirement).</w:t>
      </w:r>
    </w:p>
  </w:footnote>
  <w:footnote w:id="231">
    <w:p w14:paraId="020BCABA" w14:textId="77777777" w:rsidR="007E64D7" w:rsidRPr="007E078E" w:rsidRDefault="007E64D7" w:rsidP="007E64D7">
      <w:pPr>
        <w:pStyle w:val="FootnoteText"/>
      </w:pPr>
      <w:r w:rsidRPr="007E078E">
        <w:rPr>
          <w:rStyle w:val="FootnoteReference"/>
          <w:color w:val="auto"/>
        </w:rPr>
        <w:footnoteRef/>
      </w:r>
      <w:r w:rsidRPr="007E078E">
        <w:t xml:space="preserve"> Megan Keenan, Copyright Management Information (CMI) as a Tool to Protect Indigenous Cultural Works, 12 </w:t>
      </w:r>
      <w:proofErr w:type="spellStart"/>
      <w:r w:rsidRPr="007E078E">
        <w:t>Nyu</w:t>
      </w:r>
      <w:proofErr w:type="spellEnd"/>
      <w:r w:rsidRPr="007E078E">
        <w:t xml:space="preserve"> J. Intell. Prop. &amp; Ent. L. 413, 421 (2023).</w:t>
      </w:r>
    </w:p>
  </w:footnote>
  <w:footnote w:id="232">
    <w:p w14:paraId="196CEE61" w14:textId="77777777" w:rsidR="007E64D7" w:rsidRPr="007E078E" w:rsidRDefault="007E64D7" w:rsidP="007E64D7">
      <w:pPr>
        <w:pStyle w:val="FootnoteText"/>
      </w:pPr>
      <w:r w:rsidRPr="007E078E">
        <w:rPr>
          <w:rStyle w:val="FootnoteReference"/>
          <w:color w:val="auto"/>
        </w:rPr>
        <w:footnoteRef/>
      </w:r>
      <w:r w:rsidRPr="007E078E">
        <w:t xml:space="preserve"> Marissa Truskowski, </w:t>
      </w:r>
      <w:r w:rsidRPr="007E078E">
        <w:rPr>
          <w:i/>
        </w:rPr>
        <w:t>What’s in a Name: Understanding Copyright Management Information Notes</w:t>
      </w:r>
      <w:r w:rsidRPr="007E078E">
        <w:t>, 49 Fla. St. U. L. Rev. 995, 1021-22 (2022).</w:t>
      </w:r>
    </w:p>
  </w:footnote>
  <w:footnote w:id="233">
    <w:p w14:paraId="0301CA8C" w14:textId="77777777" w:rsidR="007E64D7" w:rsidRPr="007E078E" w:rsidRDefault="007E64D7" w:rsidP="007E64D7">
      <w:pPr>
        <w:pStyle w:val="FootnoteText"/>
      </w:pPr>
      <w:r w:rsidRPr="007E078E">
        <w:rPr>
          <w:rStyle w:val="FootnoteReference"/>
          <w:color w:val="auto"/>
        </w:rPr>
        <w:footnoteRef/>
      </w:r>
      <w:r w:rsidRPr="007E078E">
        <w:t xml:space="preserve"> Copyright Alliance, </w:t>
      </w:r>
      <w:r w:rsidRPr="007E078E">
        <w:rPr>
          <w:i/>
          <w:iCs/>
        </w:rPr>
        <w:t>AI Lawsuits Development in 2024: A Year in Review</w:t>
      </w:r>
      <w:r w:rsidRPr="007E078E">
        <w:t xml:space="preserve"> (Jan. 9, 2025) (“The proliferation of generative artificial intelligence (GAI) models over the past few years has given rise to well over thirty copyright owners against GAI developers”).</w:t>
      </w:r>
    </w:p>
  </w:footnote>
  <w:footnote w:id="234">
    <w:p w14:paraId="76C41607"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See supra</w:t>
      </w:r>
      <w:r w:rsidRPr="007E078E">
        <w:t xml:space="preserve"> note </w:t>
      </w:r>
      <w:r w:rsidRPr="007E078E">
        <w:fldChar w:fldCharType="begin"/>
      </w:r>
      <w:r w:rsidRPr="007E078E">
        <w:instrText xml:space="preserve"> NOTEREF _Ref205989341 \h  \* MERGEFORMAT </w:instrText>
      </w:r>
      <w:r w:rsidRPr="007E078E">
        <w:fldChar w:fldCharType="separate"/>
      </w:r>
      <w:r w:rsidRPr="007E078E">
        <w:t>31</w:t>
      </w:r>
      <w:r w:rsidRPr="007E078E">
        <w:fldChar w:fldCharType="end"/>
      </w:r>
      <w:r w:rsidRPr="007E078E">
        <w:t xml:space="preserve"> (describing the inability of LLM creators to keep CMI paired with data throughout the training process); </w:t>
      </w:r>
      <w:r w:rsidRPr="007E078E">
        <w:rPr>
          <w:i/>
          <w:iCs/>
        </w:rPr>
        <w:t xml:space="preserve">see also </w:t>
      </w:r>
      <w:r w:rsidRPr="007E078E">
        <w:t xml:space="preserve">Zeynep Ülkü Kahveci, </w:t>
      </w:r>
      <w:r w:rsidRPr="007E078E">
        <w:rPr>
          <w:i/>
        </w:rPr>
        <w:t>Attribution problem of generative AI: a view from US copyright law</w:t>
      </w:r>
      <w:r w:rsidRPr="007E078E">
        <w:t xml:space="preserve">, 18 </w:t>
      </w:r>
      <w:r w:rsidRPr="007E078E">
        <w:rPr>
          <w:highlight w:val="white"/>
        </w:rPr>
        <w:t>J. Intell. Prop. L. &amp; Practice</w:t>
      </w:r>
      <w:r w:rsidRPr="007E078E">
        <w:rPr>
          <w:i/>
        </w:rPr>
        <w:t xml:space="preserve"> </w:t>
      </w:r>
      <w:r w:rsidRPr="007E078E">
        <w:t>796</w:t>
      </w:r>
      <w:r w:rsidRPr="007E078E">
        <w:rPr>
          <w:i/>
        </w:rPr>
        <w:t>,</w:t>
      </w:r>
      <w:r w:rsidRPr="007E078E">
        <w:t xml:space="preserve"> 798-99 (2023) (“Giving attribution to works that are used to create a certain output requires additional extensive work by the AI systems as it is not easy to determine which specific works are used for a specific output.”); </w:t>
      </w:r>
      <w:r w:rsidRPr="007E078E">
        <w:rPr>
          <w:i/>
          <w:iCs/>
        </w:rPr>
        <w:t xml:space="preserve">see also </w:t>
      </w:r>
      <w:r w:rsidRPr="007E078E">
        <w:rPr>
          <w:iCs/>
        </w:rPr>
        <w:t xml:space="preserve">Peter Henderson, et al., </w:t>
      </w:r>
      <w:r w:rsidRPr="007E078E">
        <w:rPr>
          <w:i/>
          <w:iCs/>
        </w:rPr>
        <w:t>Foundation Models and Fair Use</w:t>
      </w:r>
      <w:r w:rsidRPr="007E078E">
        <w:t xml:space="preserve">, </w:t>
      </w:r>
      <w:r w:rsidRPr="007E078E">
        <w:rPr>
          <w:i/>
        </w:rPr>
        <w:t xml:space="preserve"> </w:t>
      </w:r>
      <w:r w:rsidRPr="007E078E">
        <w:rPr>
          <w:iCs/>
        </w:rPr>
        <w:t>24 Journal of Machine Learning Research (2023), at *19 (“…[F]</w:t>
      </w:r>
      <w:proofErr w:type="spellStart"/>
      <w:r w:rsidRPr="007E078E">
        <w:rPr>
          <w:iCs/>
        </w:rPr>
        <w:t>oundation</w:t>
      </w:r>
      <w:proofErr w:type="spellEnd"/>
      <w:r w:rsidRPr="007E078E">
        <w:rPr>
          <w:iCs/>
        </w:rPr>
        <w:t xml:space="preserve"> models rarely, if ever, provide proper attribution </w:t>
      </w:r>
      <w:r w:rsidRPr="007E078E">
        <w:t xml:space="preserve"> . . . [I]</w:t>
      </w:r>
      <w:proofErr w:type="spellStart"/>
      <w:r w:rsidRPr="007E078E">
        <w:t>ndeed</w:t>
      </w:r>
      <w:proofErr w:type="spellEnd"/>
      <w:r w:rsidRPr="007E078E">
        <w:t>, in many cases, it can be difficult to determine which training examples actually contributed to a given generation.”).</w:t>
      </w:r>
    </w:p>
  </w:footnote>
  <w:footnote w:id="235">
    <w:p w14:paraId="5B8DFB16" w14:textId="568C65CD" w:rsidR="007E64D7" w:rsidRPr="007E078E" w:rsidRDefault="007E64D7" w:rsidP="007E64D7">
      <w:pPr>
        <w:pStyle w:val="FootnoteText"/>
      </w:pPr>
      <w:r w:rsidRPr="007E078E">
        <w:rPr>
          <w:rStyle w:val="FootnoteReference"/>
          <w:color w:val="auto"/>
        </w:rPr>
        <w:footnoteRef/>
      </w:r>
      <w:r w:rsidRPr="007E078E">
        <w:t xml:space="preserve"> On </w:t>
      </w:r>
      <w:r w:rsidR="00C64246">
        <w:t>October</w:t>
      </w:r>
      <w:r w:rsidR="00C64246" w:rsidRPr="007E078E">
        <w:t xml:space="preserve"> </w:t>
      </w:r>
      <w:r w:rsidR="003D44D1">
        <w:t>1</w:t>
      </w:r>
      <w:r w:rsidR="00C64246">
        <w:t>6</w:t>
      </w:r>
      <w:r w:rsidRPr="007E078E">
        <w:t xml:space="preserve">, 2025, I ran the following searches on Westlaw: (1) </w:t>
      </w:r>
      <w:r w:rsidR="00B02D7C" w:rsidRPr="007E078E">
        <w:t xml:space="preserve">[“copyright infringement”], filtering the </w:t>
      </w:r>
      <w:r w:rsidR="00C64246">
        <w:t>jurisdiction to all federal cases</w:t>
      </w:r>
      <w:r w:rsidR="003D44D1">
        <w:t xml:space="preserve"> and </w:t>
      </w:r>
      <w:r w:rsidR="00C64246">
        <w:t xml:space="preserve">the </w:t>
      </w:r>
      <w:r w:rsidR="00B02D7C" w:rsidRPr="007E078E">
        <w:t>cause of action to “</w:t>
      </w:r>
      <w:r w:rsidR="00B02D7C">
        <w:t xml:space="preserve">copyright violation: </w:t>
      </w:r>
      <w:r w:rsidR="00B02D7C" w:rsidRPr="007E078E">
        <w:t>general infringement”</w:t>
      </w:r>
      <w:r w:rsidR="003D44D1">
        <w:t xml:space="preserve"> and limiting the date range to cases before 4/5/2025 </w:t>
      </w:r>
      <w:r w:rsidR="00B02D7C" w:rsidRPr="007E078E" w:rsidDel="00B02D7C">
        <w:t xml:space="preserve"> </w:t>
      </w:r>
      <w:r w:rsidRPr="007E078E">
        <w:t xml:space="preserve">and (2) </w:t>
      </w:r>
      <w:r w:rsidR="00B02D7C" w:rsidRPr="007E078E">
        <w:t>[(</w:t>
      </w:r>
      <w:r w:rsidR="00B02D7C">
        <w:t>“</w:t>
      </w:r>
      <w:r w:rsidR="00B02D7C" w:rsidRPr="007E078E">
        <w:t xml:space="preserve">digital </w:t>
      </w:r>
      <w:proofErr w:type="spellStart"/>
      <w:r w:rsidR="00B02D7C" w:rsidRPr="007E078E">
        <w:t>millenium</w:t>
      </w:r>
      <w:proofErr w:type="spellEnd"/>
      <w:r w:rsidR="00B02D7C" w:rsidRPr="007E078E">
        <w:t xml:space="preserve"> copyright act</w:t>
      </w:r>
      <w:r w:rsidR="00B02D7C">
        <w:t>”</w:t>
      </w:r>
      <w:r w:rsidR="00B02D7C" w:rsidRPr="007E078E">
        <w:t xml:space="preserve"> OR </w:t>
      </w:r>
      <w:r w:rsidR="00B02D7C">
        <w:t>“</w:t>
      </w:r>
      <w:r w:rsidR="00B02D7C" w:rsidRPr="007E078E">
        <w:t>DMCA</w:t>
      </w:r>
      <w:r w:rsidR="00B02D7C">
        <w:t>”</w:t>
      </w:r>
      <w:r w:rsidR="00B02D7C" w:rsidRPr="007E078E">
        <w:t xml:space="preserve">) AND </w:t>
      </w:r>
      <w:r w:rsidR="00B02D7C">
        <w:t>“</w:t>
      </w:r>
      <w:r w:rsidR="00B02D7C" w:rsidRPr="007E078E">
        <w:t>1202</w:t>
      </w:r>
      <w:r w:rsidR="00B02D7C">
        <w:t>”</w:t>
      </w:r>
      <w:r w:rsidR="00B02D7C" w:rsidRPr="007E078E">
        <w:t>], filtering the</w:t>
      </w:r>
      <w:r w:rsidR="00C64246">
        <w:t xml:space="preserve"> jurisdiction to all federal cases and the</w:t>
      </w:r>
      <w:r w:rsidR="00B02D7C" w:rsidRPr="007E078E">
        <w:t xml:space="preserve"> cause of action to “copyright violation: digital millennium copyright violation</w:t>
      </w:r>
      <w:r w:rsidR="003D44D1">
        <w:t>” and limiting the date range to cases before 4/5/2025 (noting that 4/5/2025 was the latest date available as the upper bound of the date range).</w:t>
      </w:r>
      <w:r w:rsidR="00B02D7C" w:rsidRPr="007E078E">
        <w:t xml:space="preserve"> </w:t>
      </w:r>
      <w:r w:rsidRPr="007E078E">
        <w:t xml:space="preserve">The first search revealed that of </w:t>
      </w:r>
      <w:r w:rsidR="00C64246">
        <w:t>4</w:t>
      </w:r>
      <w:r w:rsidR="003D44D1">
        <w:t>19</w:t>
      </w:r>
      <w:r w:rsidRPr="007E078E">
        <w:t xml:space="preserve"> copyright infringement cases in which a motion to dismiss for failure to state a claim was brought, there were 36</w:t>
      </w:r>
      <w:r w:rsidR="003D44D1">
        <w:t>2</w:t>
      </w:r>
      <w:r w:rsidRPr="007E078E">
        <w:t xml:space="preserve"> motions granted and 19</w:t>
      </w:r>
      <w:r w:rsidR="003D44D1">
        <w:t>2</w:t>
      </w:r>
      <w:r w:rsidRPr="007E078E">
        <w:t xml:space="preserve"> denied (noting that some cases include multiple claims). The second search revealed that of </w:t>
      </w:r>
      <w:r w:rsidR="003D44D1">
        <w:t>27</w:t>
      </w:r>
      <w:r w:rsidRPr="007E078E">
        <w:t xml:space="preserve"> § 1202 DMCA cases in which a motion to dismiss for failure to state a claim was brought, 2</w:t>
      </w:r>
      <w:r w:rsidR="003D44D1">
        <w:t>3</w:t>
      </w:r>
      <w:r w:rsidRPr="007E078E">
        <w:t xml:space="preserve"> were denied and 2</w:t>
      </w:r>
      <w:r w:rsidR="003D44D1">
        <w:t>0</w:t>
      </w:r>
      <w:r w:rsidRPr="007E078E">
        <w:t xml:space="preserve"> were granted (again, noting that some cases include multiple claims). This comparison is a rough demonstration of how much more often copyright infringement claims are dismissed than DMCA § 1202 claims.</w:t>
      </w:r>
    </w:p>
  </w:footnote>
  <w:footnote w:id="236">
    <w:p w14:paraId="06A2C180" w14:textId="35C4D65F" w:rsidR="007E64D7" w:rsidRPr="007E078E" w:rsidRDefault="007E64D7" w:rsidP="007E64D7">
      <w:pPr>
        <w:pStyle w:val="FootnoteText"/>
      </w:pPr>
      <w:r w:rsidRPr="007E078E">
        <w:rPr>
          <w:rStyle w:val="FootnoteReference"/>
          <w:color w:val="auto"/>
          <w:szCs w:val="20"/>
        </w:rPr>
        <w:footnoteRef/>
      </w:r>
      <w:r w:rsidRPr="007E078E">
        <w:t xml:space="preserve"> On </w:t>
      </w:r>
      <w:r w:rsidR="008155AE">
        <w:t>October</w:t>
      </w:r>
      <w:r w:rsidR="008155AE" w:rsidRPr="007E078E">
        <w:t xml:space="preserve"> </w:t>
      </w:r>
      <w:r w:rsidR="00CD6855">
        <w:t>1</w:t>
      </w:r>
      <w:r w:rsidRPr="007E078E">
        <w:t xml:space="preserve">6, 2025, I ran the following search on Westlaw: [(“digital </w:t>
      </w:r>
      <w:proofErr w:type="spellStart"/>
      <w:r w:rsidRPr="007E078E">
        <w:t>millenium</w:t>
      </w:r>
      <w:proofErr w:type="spellEnd"/>
      <w:r w:rsidRPr="007E078E">
        <w:t xml:space="preserve"> copyright act</w:t>
      </w:r>
      <w:r>
        <w:t>”</w:t>
      </w:r>
      <w:r w:rsidRPr="007E078E">
        <w:t xml:space="preserve"> OR </w:t>
      </w:r>
      <w:r>
        <w:t>“</w:t>
      </w:r>
      <w:r w:rsidRPr="007E078E">
        <w:t>DMCA</w:t>
      </w:r>
      <w:r>
        <w:t>”</w:t>
      </w:r>
      <w:r w:rsidRPr="007E078E">
        <w:t xml:space="preserve">) AND </w:t>
      </w:r>
      <w:r>
        <w:t>“</w:t>
      </w:r>
      <w:r w:rsidRPr="007E078E">
        <w:t>1202</w:t>
      </w:r>
      <w:r>
        <w:t>”</w:t>
      </w:r>
      <w:r w:rsidRPr="007E078E">
        <w:t xml:space="preserve"> AND (</w:t>
      </w:r>
      <w:r>
        <w:t>“</w:t>
      </w:r>
      <w:r w:rsidRPr="007E078E">
        <w:t>large language model</w:t>
      </w:r>
      <w:r>
        <w:t>”</w:t>
      </w:r>
      <w:r w:rsidRPr="007E078E">
        <w:t xml:space="preserve"> OR </w:t>
      </w:r>
      <w:r>
        <w:t>“</w:t>
      </w:r>
      <w:r w:rsidRPr="007E078E">
        <w:t>artificial intelligence”)]. Seven of the results represented relevant and distinct cases.</w:t>
      </w:r>
    </w:p>
  </w:footnote>
  <w:footnote w:id="237">
    <w:p w14:paraId="2CE5F78F" w14:textId="2D29B90C" w:rsidR="007E64D7" w:rsidRPr="007E078E" w:rsidRDefault="007E64D7" w:rsidP="007E64D7">
      <w:pPr>
        <w:pStyle w:val="FootnoteText"/>
      </w:pPr>
      <w:r w:rsidRPr="007E078E">
        <w:rPr>
          <w:rStyle w:val="FootnoteReference"/>
          <w:color w:val="auto"/>
          <w:szCs w:val="20"/>
        </w:rPr>
        <w:footnoteRef/>
      </w:r>
      <w:r w:rsidRPr="007E078E">
        <w:t xml:space="preserve"> </w:t>
      </w:r>
      <w:r>
        <w:rPr>
          <w:i/>
          <w:iCs/>
        </w:rPr>
        <w:t xml:space="preserve">See </w:t>
      </w:r>
      <w:r w:rsidRPr="007E078E">
        <w:t xml:space="preserve">Maria Crusey, </w:t>
      </w:r>
      <w:r w:rsidRPr="007E078E">
        <w:rPr>
          <w:i/>
          <w:iCs/>
        </w:rPr>
        <w:t>Section 1202(b) and AI</w:t>
      </w:r>
      <w:r w:rsidRPr="007E078E">
        <w:t xml:space="preserve"> at 507 (“The fact-specific nature of Section 1202(b) claims makes it difficult (and perhaps unwise) to infer from these suits how other Section 1202(b) claims will progress.</w:t>
      </w:r>
      <w:r>
        <w:t>”</w:t>
      </w:r>
      <w:r w:rsidRPr="007E078E">
        <w:t>)</w:t>
      </w:r>
    </w:p>
  </w:footnote>
  <w:footnote w:id="238">
    <w:p w14:paraId="0D56FB4D" w14:textId="2E070752"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Doe 1 v. GitHub, Inc.</w:t>
      </w:r>
      <w:r w:rsidRPr="007E078E">
        <w:t xml:space="preserve">, WL 235217, at *8 (N.D. Cal. Jan. 22, 2024); </w:t>
      </w:r>
      <w:r w:rsidRPr="007E078E">
        <w:rPr>
          <w:i/>
          <w:iCs/>
        </w:rPr>
        <w:t>Andersen v. Stability AI Ltd.</w:t>
      </w:r>
      <w:r w:rsidRPr="007E078E">
        <w:t>, 7</w:t>
      </w:r>
      <w:r w:rsidR="003C5E88">
        <w:t>44</w:t>
      </w:r>
      <w:r w:rsidRPr="007E078E">
        <w:t xml:space="preserve"> F. Supp. 3d </w:t>
      </w:r>
      <w:r w:rsidR="003C5E88">
        <w:t>956</w:t>
      </w:r>
      <w:r w:rsidRPr="007E078E">
        <w:t xml:space="preserve">, </w:t>
      </w:r>
      <w:r w:rsidR="003C5E88">
        <w:t>971</w:t>
      </w:r>
      <w:r w:rsidRPr="007E078E">
        <w:t xml:space="preserve"> (N.D. Cal. 202</w:t>
      </w:r>
      <w:r w:rsidR="003C5E88">
        <w:t>4</w:t>
      </w:r>
      <w:r w:rsidR="004E4BF5">
        <w:t>)</w:t>
      </w:r>
      <w:r w:rsidRPr="007E078E">
        <w:t>.</w:t>
      </w:r>
    </w:p>
  </w:footnote>
  <w:footnote w:id="239">
    <w:p w14:paraId="5CF35DFC"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 xml:space="preserve">See supra </w:t>
      </w:r>
      <w:r w:rsidRPr="007E078E">
        <w:t xml:space="preserve">note </w:t>
      </w:r>
      <w:r w:rsidRPr="007E078E">
        <w:fldChar w:fldCharType="begin"/>
      </w:r>
      <w:r w:rsidRPr="007E078E">
        <w:instrText xml:space="preserve"> NOTEREF _Ref205397382 \h  \* MERGEFORMAT </w:instrText>
      </w:r>
      <w:r w:rsidRPr="007E078E">
        <w:fldChar w:fldCharType="separate"/>
      </w:r>
      <w:r w:rsidRPr="007E078E">
        <w:t>114</w:t>
      </w:r>
      <w:r w:rsidRPr="007E078E">
        <w:fldChar w:fldCharType="end"/>
      </w:r>
      <w:r w:rsidRPr="007E078E">
        <w:t xml:space="preserve"> and accompanying text (explaining which courts implement an identicality requirement). </w:t>
      </w:r>
    </w:p>
  </w:footnote>
  <w:footnote w:id="240">
    <w:p w14:paraId="7F698268"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New York Times Co. v. Microsoft Corp.</w:t>
      </w:r>
      <w:r w:rsidRPr="007E078E">
        <w:t>, 777 F. Supp. 3d 283, 314 (S.D.N.Y. 2025).</w:t>
      </w:r>
    </w:p>
  </w:footnote>
  <w:footnote w:id="241">
    <w:p w14:paraId="0DBCC546"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The Intercept Media, Inc. v. OpenAI, Inc.</w:t>
      </w:r>
      <w:r w:rsidRPr="007E078E">
        <w:t>, 767 F. Supp. 3d 18, 29 (S.D.N.Y. 2025).</w:t>
      </w:r>
    </w:p>
  </w:footnote>
  <w:footnote w:id="242">
    <w:p w14:paraId="1DE8BAB7"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Tremblay v. OpenAI, Inc.</w:t>
      </w:r>
      <w:r w:rsidRPr="007E078E">
        <w:t>, 716 F. Supp. 3d 772, 779 (N.D. Cal. 2024).</w:t>
      </w:r>
    </w:p>
  </w:footnote>
  <w:footnote w:id="243">
    <w:p w14:paraId="026D5E88" w14:textId="0731BB59" w:rsidR="007E64D7" w:rsidRPr="007E078E" w:rsidRDefault="007E64D7" w:rsidP="007E64D7">
      <w:pPr>
        <w:pStyle w:val="FootnoteText"/>
      </w:pPr>
      <w:r w:rsidRPr="007E078E">
        <w:rPr>
          <w:rStyle w:val="FootnoteReference"/>
          <w:color w:val="auto"/>
        </w:rPr>
        <w:footnoteRef/>
      </w:r>
      <w:r w:rsidRPr="007E078E">
        <w:t xml:space="preserve"> </w:t>
      </w:r>
      <w:ins w:id="86" w:author="Chen Xing" w:date="2025-10-20T13:43:00Z" w16du:dateUtc="2025-10-20T04:43:00Z">
        <w:r w:rsidR="00892806" w:rsidRPr="00892806">
          <w:rPr>
            <w:highlight w:val="cyan"/>
            <w:rPrChange w:id="87" w:author="Chen Xing" w:date="2025-10-20T13:43:00Z" w16du:dateUtc="2025-10-20T04:43:00Z">
              <w:rPr/>
            </w:rPrChange>
          </w:rPr>
          <w:t>[RCC]</w:t>
        </w:r>
      </w:ins>
      <w:r w:rsidR="001F3C45" w:rsidRPr="00892806">
        <w:t>Order Dening Motion to Dismiss First Amended</w:t>
      </w:r>
      <w:r w:rsidR="001F3C45">
        <w:rPr>
          <w:i/>
          <w:iCs/>
        </w:rPr>
        <w:t xml:space="preserve"> </w:t>
      </w:r>
      <w:r w:rsidR="001F3C45" w:rsidRPr="00892806">
        <w:t>Complaint</w:t>
      </w:r>
      <w:r w:rsidR="003F2AC8" w:rsidRPr="007D41FA">
        <w:t xml:space="preserve">, 10, </w:t>
      </w:r>
      <w:r w:rsidRPr="00892806">
        <w:t>Concord Music Grp., Inc. v. Anthropic PBC</w:t>
      </w:r>
      <w:r w:rsidRPr="007D41FA">
        <w:t xml:space="preserve">, </w:t>
      </w:r>
      <w:r w:rsidR="003F2AC8" w:rsidRPr="00892806">
        <w:t>No. 359</w:t>
      </w:r>
      <w:r w:rsidRPr="007D41FA">
        <w:t xml:space="preserve">(N.D. Cal. </w:t>
      </w:r>
      <w:r w:rsidR="003F2AC8" w:rsidRPr="00892806">
        <w:t>Oct</w:t>
      </w:r>
      <w:r w:rsidRPr="007D41FA">
        <w:t>. 6, 2025).</w:t>
      </w:r>
    </w:p>
  </w:footnote>
  <w:footnote w:id="244">
    <w:p w14:paraId="260E31AF" w14:textId="4524E3B7" w:rsidR="007E64D7" w:rsidRPr="007E078E" w:rsidRDefault="007E64D7" w:rsidP="007E64D7">
      <w:pPr>
        <w:pStyle w:val="FootnoteText"/>
      </w:pPr>
      <w:r w:rsidRPr="007E078E">
        <w:rPr>
          <w:rStyle w:val="FootnoteReference"/>
          <w:color w:val="auto"/>
        </w:rPr>
        <w:footnoteRef/>
      </w:r>
      <w:r w:rsidRPr="007E078E">
        <w:t xml:space="preserve"> </w:t>
      </w:r>
      <w:r w:rsidRPr="00892806">
        <w:rPr>
          <w:i/>
          <w:iCs/>
        </w:rPr>
        <w:t>Andersen v. Stability AI Ltd.</w:t>
      </w:r>
      <w:r w:rsidRPr="007E078E">
        <w:t>, 744 F. Supp. 3d 956, 970 (N.D. Cal. 2024) (confirming that</w:t>
      </w:r>
      <w:r w:rsidR="008D4D03">
        <w:t xml:space="preserve"> </w:t>
      </w:r>
      <w:r w:rsidRPr="007E078E">
        <w:t>“</w:t>
      </w:r>
      <w:r w:rsidR="008D4D03">
        <w:t>as directed in the [previous dismissal],” Andersen “</w:t>
      </w:r>
      <w:r w:rsidRPr="007E078E">
        <w:t>identified the CMI present on their works that they contend has been stripped by Stability” and claimed that “Stability engaged in knowing removal of CMI . . . based on plausible allegations”).</w:t>
      </w:r>
    </w:p>
  </w:footnote>
  <w:footnote w:id="245">
    <w:p w14:paraId="0994D8C6"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Doe 1 v. GitHub, Inc.,</w:t>
      </w:r>
      <w:r w:rsidRPr="007E078E">
        <w:t xml:space="preserve"> 672 F. Supp. 3d 837, 858 (N.D. Cal. 2023) (finding before dismissing for lack of identicality that plaintiffs pleaded “sufficient facts to support a reasonable inference that Defendants intentionally designed the programs to remove CMI from any licensed code they reproduce as output.”).</w:t>
      </w:r>
    </w:p>
  </w:footnote>
  <w:footnote w:id="246">
    <w:p w14:paraId="2E4CE15F" w14:textId="77777777" w:rsidR="007E64D7" w:rsidRPr="007E078E" w:rsidRDefault="007E64D7" w:rsidP="007E64D7">
      <w:pPr>
        <w:pStyle w:val="FootnoteText"/>
      </w:pPr>
      <w:r w:rsidRPr="007E078E">
        <w:rPr>
          <w:rStyle w:val="FootnoteReference"/>
          <w:color w:val="auto"/>
        </w:rPr>
        <w:footnoteRef/>
      </w:r>
      <w:r w:rsidRPr="007E078E">
        <w:t xml:space="preserve"> Mango v. BuzzFeed, Inc., 970 F.3d 167, 171 (2d Cir. 2020) (citing 17 U.S.C. § 1202).</w:t>
      </w:r>
    </w:p>
  </w:footnote>
  <w:footnote w:id="247">
    <w:p w14:paraId="566ED140"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New York Times Co. v. Microsoft Corp.</w:t>
      </w:r>
      <w:r w:rsidRPr="007E078E">
        <w:t xml:space="preserve">, 777 F. Supp. 3d 283, 315 (S.D.N.Y. 2025). Note that Dragnet is a tool that uses machine learning algorithms that “extract the main article content” from web pages. </w:t>
      </w:r>
      <w:r w:rsidRPr="007E078E">
        <w:rPr>
          <w:i/>
          <w:iCs/>
        </w:rPr>
        <w:t xml:space="preserve">See </w:t>
      </w:r>
      <w:r w:rsidRPr="007E078E">
        <w:t xml:space="preserve">https://github.com/dragnet-org/dragnet. Newspaper is a similar tool that “specifically [targets] news article pages.” </w:t>
      </w:r>
      <w:r w:rsidRPr="007E078E">
        <w:rPr>
          <w:i/>
          <w:iCs/>
        </w:rPr>
        <w:t xml:space="preserve">See </w:t>
      </w:r>
      <w:r w:rsidRPr="007E078E">
        <w:t xml:space="preserve">Janek </w:t>
      </w:r>
      <w:proofErr w:type="spellStart"/>
      <w:r w:rsidRPr="007E078E">
        <w:t>Bevendorff</w:t>
      </w:r>
      <w:proofErr w:type="spellEnd"/>
      <w:r w:rsidRPr="007E078E">
        <w:t xml:space="preserve"> et al., </w:t>
      </w:r>
      <w:r w:rsidRPr="007E078E">
        <w:rPr>
          <w:i/>
          <w:iCs/>
        </w:rPr>
        <w:t>An Empirical Comparison of Web Content Extraction Algorithms</w:t>
      </w:r>
      <w:r w:rsidRPr="007E078E">
        <w:t>, SIGIR ’23: Proceedings of the 46</w:t>
      </w:r>
      <w:r w:rsidRPr="007E078E">
        <w:rPr>
          <w:vertAlign w:val="superscript"/>
        </w:rPr>
        <w:t>th</w:t>
      </w:r>
      <w:r w:rsidRPr="007E078E">
        <w:t xml:space="preserve"> International ACM SIGIR Conference on Research and Development in Information Retrieval, 2594, 2598.</w:t>
      </w:r>
    </w:p>
  </w:footnote>
  <w:footnote w:id="248">
    <w:p w14:paraId="745E78FC"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New York Times Co. v. Microsoft Corp.</w:t>
      </w:r>
      <w:r w:rsidRPr="007E078E">
        <w:t>, No. 23-CV-11195 (SHS), 2025 WL 1009179, at *17 (S.D.N.Y. Apr. 4, 2025).</w:t>
      </w:r>
    </w:p>
  </w:footnote>
  <w:footnote w:id="249">
    <w:p w14:paraId="67545B99"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New York Times Co. v. Microsoft Corp</w:t>
      </w:r>
      <w:r w:rsidRPr="007E078E">
        <w:t>., 777 F. Supp. 3d 283, 314 (S.D.N.Y. 2025).</w:t>
      </w:r>
    </w:p>
  </w:footnote>
  <w:footnote w:id="250">
    <w:p w14:paraId="2A4AE6C2"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New York Times Co. v. Microsoft Corp</w:t>
      </w:r>
      <w:r w:rsidRPr="007E078E">
        <w:t>., 777 F. Supp. 3d 283, 314 (S.D.N.Y. 2025).</w:t>
      </w:r>
    </w:p>
  </w:footnote>
  <w:footnote w:id="251">
    <w:p w14:paraId="168362B7" w14:textId="7055C980" w:rsidR="007E64D7" w:rsidRPr="00446383" w:rsidRDefault="007E64D7" w:rsidP="007E64D7">
      <w:pPr>
        <w:pStyle w:val="FootnoteText"/>
      </w:pPr>
      <w:r w:rsidRPr="007E078E">
        <w:rPr>
          <w:rStyle w:val="FootnoteReference"/>
          <w:color w:val="auto"/>
          <w:szCs w:val="20"/>
        </w:rPr>
        <w:footnoteRef/>
      </w:r>
      <w:r w:rsidRPr="007E078E">
        <w:t xml:space="preserve"> </w:t>
      </w:r>
      <w:r w:rsidRPr="007E078E">
        <w:rPr>
          <w:rFonts w:eastAsiaTheme="majorEastAsia"/>
          <w:i/>
          <w:iCs/>
          <w:bdr w:val="none" w:sz="0" w:space="0" w:color="auto" w:frame="1"/>
        </w:rPr>
        <w:t>Concord Music Grp., Inc. v. Anthropic PBC</w:t>
      </w:r>
      <w:r w:rsidRPr="007E078E">
        <w:rPr>
          <w:rFonts w:eastAsiaTheme="majorEastAsia"/>
          <w:bdr w:val="none" w:sz="0" w:space="0" w:color="auto" w:frame="1"/>
        </w:rPr>
        <w:t>, No. 24-CV-03811-EKL, 2025 WL 1487988, at *6 (N.D. Cal. Mar. 26, 2025)</w:t>
      </w:r>
      <w:r w:rsidR="00446383">
        <w:rPr>
          <w:rFonts w:eastAsiaTheme="majorEastAsia"/>
          <w:bdr w:val="none" w:sz="0" w:space="0" w:color="auto" w:frame="1"/>
        </w:rPr>
        <w:t>. The court later found sufficient allegations of scienter based on an amended complaint</w:t>
      </w:r>
      <w:r w:rsidRPr="007E078E">
        <w:rPr>
          <w:rFonts w:eastAsiaTheme="majorEastAsia"/>
          <w:bdr w:val="none" w:sz="0" w:space="0" w:color="auto" w:frame="1"/>
        </w:rPr>
        <w:t>.</w:t>
      </w:r>
      <w:r w:rsidR="00446383">
        <w:rPr>
          <w:rFonts w:eastAsiaTheme="majorEastAsia"/>
          <w:bdr w:val="none" w:sz="0" w:space="0" w:color="auto" w:frame="1"/>
        </w:rPr>
        <w:t xml:space="preserve"> </w:t>
      </w:r>
      <w:r w:rsidR="00446383">
        <w:rPr>
          <w:rFonts w:eastAsiaTheme="majorEastAsia"/>
          <w:i/>
          <w:iCs/>
          <w:bdr w:val="none" w:sz="0" w:space="0" w:color="auto" w:frame="1"/>
        </w:rPr>
        <w:t>See supra</w:t>
      </w:r>
      <w:r w:rsidR="00446383">
        <w:rPr>
          <w:rFonts w:eastAsiaTheme="majorEastAsia"/>
          <w:bdr w:val="none" w:sz="0" w:space="0" w:color="auto" w:frame="1"/>
        </w:rPr>
        <w:t xml:space="preserve"> note </w:t>
      </w:r>
      <w:r w:rsidR="00446383">
        <w:rPr>
          <w:rFonts w:eastAsiaTheme="majorEastAsia"/>
          <w:bdr w:val="none" w:sz="0" w:space="0" w:color="auto" w:frame="1"/>
        </w:rPr>
        <w:fldChar w:fldCharType="begin"/>
      </w:r>
      <w:r w:rsidR="00446383">
        <w:rPr>
          <w:rFonts w:eastAsiaTheme="majorEastAsia"/>
          <w:bdr w:val="none" w:sz="0" w:space="0" w:color="auto" w:frame="1"/>
        </w:rPr>
        <w:instrText xml:space="preserve"> NOTEREF _Ref211539641 \h </w:instrText>
      </w:r>
      <w:r w:rsidR="00446383">
        <w:rPr>
          <w:rFonts w:eastAsiaTheme="majorEastAsia"/>
          <w:bdr w:val="none" w:sz="0" w:space="0" w:color="auto" w:frame="1"/>
        </w:rPr>
      </w:r>
      <w:r w:rsidR="00446383">
        <w:rPr>
          <w:rFonts w:eastAsiaTheme="majorEastAsia"/>
          <w:bdr w:val="none" w:sz="0" w:space="0" w:color="auto" w:frame="1"/>
        </w:rPr>
        <w:fldChar w:fldCharType="separate"/>
      </w:r>
      <w:r w:rsidR="00446383">
        <w:rPr>
          <w:rFonts w:eastAsiaTheme="majorEastAsia"/>
          <w:bdr w:val="none" w:sz="0" w:space="0" w:color="auto" w:frame="1"/>
        </w:rPr>
        <w:t>243</w:t>
      </w:r>
      <w:r w:rsidR="00446383">
        <w:rPr>
          <w:rFonts w:eastAsiaTheme="majorEastAsia"/>
          <w:bdr w:val="none" w:sz="0" w:space="0" w:color="auto" w:frame="1"/>
        </w:rPr>
        <w:fldChar w:fldCharType="end"/>
      </w:r>
      <w:r w:rsidR="00446383">
        <w:rPr>
          <w:rFonts w:eastAsiaTheme="majorEastAsia"/>
          <w:bdr w:val="none" w:sz="0" w:space="0" w:color="auto" w:frame="1"/>
        </w:rPr>
        <w:t>.</w:t>
      </w:r>
    </w:p>
  </w:footnote>
  <w:footnote w:id="252">
    <w:p w14:paraId="496ECFD6" w14:textId="77777777" w:rsidR="007E64D7" w:rsidRPr="007E078E" w:rsidRDefault="007E64D7" w:rsidP="007E64D7">
      <w:pPr>
        <w:pStyle w:val="FootnoteText"/>
      </w:pPr>
      <w:r w:rsidRPr="007E078E">
        <w:rPr>
          <w:rStyle w:val="FootnoteReference"/>
          <w:color w:val="auto"/>
          <w:szCs w:val="20"/>
        </w:rPr>
        <w:footnoteRef/>
      </w:r>
      <w:r w:rsidRPr="007E078E">
        <w:t xml:space="preserve"> </w:t>
      </w:r>
      <w:r w:rsidRPr="007E078E">
        <w:rPr>
          <w:i/>
          <w:iCs/>
        </w:rPr>
        <w:t>Mango v. BuzzFeed, Inc.</w:t>
      </w:r>
      <w:r w:rsidRPr="007E078E">
        <w:t>, 970 F.3d 167, 172 (2d Cir. 2020) (“‘[A]n infringement’ is not limited to the infringing acts of third parties. The plain meaning of the statutory language also encompasses an infringement committed by the defendant himself. This includes the knowing, unauthorized infringement that serves as the basis of establishing the first scienter element of Section 1202(b).”).</w:t>
      </w:r>
    </w:p>
  </w:footnote>
  <w:footnote w:id="253">
    <w:p w14:paraId="3B2817EA" w14:textId="3340C51D"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New York Times Co. v. Microsoft Corp.</w:t>
      </w:r>
      <w:r w:rsidRPr="007E078E">
        <w:t>, No. 23-CV-11195 (SHS), 2025 WL 1009179, at *17 (S.D.N.Y. Apr. 4, 2025) (“[P]</w:t>
      </w:r>
      <w:proofErr w:type="spellStart"/>
      <w:r w:rsidRPr="007E078E">
        <w:t>laintiffs</w:t>
      </w:r>
      <w:proofErr w:type="spellEnd"/>
      <w:r w:rsidRPr="007E078E">
        <w:t xml:space="preserve"> have plausibly alleged both that </w:t>
      </w:r>
      <w:r w:rsidRPr="007E078E">
        <w:rPr>
          <w:highlight w:val="white"/>
        </w:rPr>
        <w:t>OpenAI's</w:t>
      </w:r>
      <w:r w:rsidRPr="007E078E">
        <w:t xml:space="preserve"> removal of CMI conceals its </w:t>
      </w:r>
      <w:r w:rsidRPr="007E078E">
        <w:rPr>
          <w:i/>
        </w:rPr>
        <w:t>own</w:t>
      </w:r>
      <w:r w:rsidRPr="007E078E">
        <w:t xml:space="preserve"> infringement, and that that removal enables and facilitates third-party infringement.”); </w:t>
      </w:r>
      <w:r w:rsidRPr="007E078E">
        <w:rPr>
          <w:i/>
          <w:iCs/>
        </w:rPr>
        <w:t>The Intercept Media, Inc. v. OpenAI, Inc.</w:t>
      </w:r>
      <w:r w:rsidRPr="007E078E">
        <w:t>, No. 24-CV-1515 (JSR), 2025 WL 556019, at *</w:t>
      </w:r>
      <w:r w:rsidR="00ED270B">
        <w:t>31</w:t>
      </w:r>
      <w:r w:rsidRPr="007E078E">
        <w:t xml:space="preserve"> (S.D.N.Y. Feb. 20, 2025) (finding that ChatGPT’s ability to generate regurgitations is a persuasive theory of downstream infringement).</w:t>
      </w:r>
    </w:p>
  </w:footnote>
  <w:footnote w:id="254">
    <w:p w14:paraId="0C2A3750"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 xml:space="preserve">See supra </w:t>
      </w:r>
      <w:r w:rsidRPr="007E078E">
        <w:t>notes</w:t>
      </w:r>
      <w:r w:rsidRPr="007E078E">
        <w:rPr>
          <w:i/>
          <w:iCs/>
        </w:rPr>
        <w:t xml:space="preserve"> </w:t>
      </w:r>
      <w:r w:rsidRPr="007E078E">
        <w:fldChar w:fldCharType="begin"/>
      </w:r>
      <w:r w:rsidRPr="007E078E">
        <w:instrText xml:space="preserve"> NOTEREF _Ref205999702 \h  \* MERGEFORMAT </w:instrText>
      </w:r>
      <w:r w:rsidRPr="007E078E">
        <w:fldChar w:fldCharType="separate"/>
      </w:r>
      <w:r w:rsidRPr="007E078E">
        <w:t>86</w:t>
      </w:r>
      <w:r w:rsidRPr="007E078E">
        <w:fldChar w:fldCharType="end"/>
      </w:r>
      <w:r w:rsidRPr="007E078E">
        <w:t>-</w:t>
      </w:r>
      <w:r w:rsidRPr="007E078E">
        <w:fldChar w:fldCharType="begin"/>
      </w:r>
      <w:r w:rsidRPr="007E078E">
        <w:instrText xml:space="preserve"> NOTEREF _Ref205397086 \h  \* MERGEFORMAT </w:instrText>
      </w:r>
      <w:r w:rsidRPr="007E078E">
        <w:fldChar w:fldCharType="separate"/>
      </w:r>
      <w:r w:rsidRPr="007E078E">
        <w:t>98</w:t>
      </w:r>
      <w:r w:rsidRPr="007E078E">
        <w:fldChar w:fldCharType="end"/>
      </w:r>
      <w:r w:rsidRPr="007E078E">
        <w:t xml:space="preserve"> and accompanying text (describing the standard for proving copying for a copyright infringement claim). </w:t>
      </w:r>
    </w:p>
  </w:footnote>
  <w:footnote w:id="255">
    <w:p w14:paraId="4A98C098"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 xml:space="preserve">See supra </w:t>
      </w:r>
      <w:r w:rsidRPr="007E078E">
        <w:t xml:space="preserve">notes </w:t>
      </w:r>
      <w:r w:rsidRPr="007E078E">
        <w:fldChar w:fldCharType="begin"/>
      </w:r>
      <w:r w:rsidRPr="007E078E">
        <w:instrText xml:space="preserve"> NOTEREF _Ref205399004 \h  \* MERGEFORMAT </w:instrText>
      </w:r>
      <w:r w:rsidRPr="007E078E">
        <w:fldChar w:fldCharType="separate"/>
      </w:r>
      <w:r w:rsidRPr="007E078E">
        <w:t>131</w:t>
      </w:r>
      <w:r w:rsidRPr="007E078E">
        <w:fldChar w:fldCharType="end"/>
      </w:r>
      <w:r w:rsidRPr="007E078E">
        <w:t>-</w:t>
      </w:r>
      <w:r w:rsidRPr="007E078E">
        <w:fldChar w:fldCharType="begin"/>
      </w:r>
      <w:r w:rsidRPr="007E078E">
        <w:instrText xml:space="preserve"> NOTEREF _Ref206000568 \h  \* MERGEFORMAT </w:instrText>
      </w:r>
      <w:r w:rsidRPr="007E078E">
        <w:fldChar w:fldCharType="separate"/>
      </w:r>
      <w:r w:rsidRPr="007E078E">
        <w:t>152</w:t>
      </w:r>
      <w:r w:rsidRPr="007E078E">
        <w:fldChar w:fldCharType="end"/>
      </w:r>
      <w:r w:rsidRPr="007E078E">
        <w:t xml:space="preserve"> and accompanying text (describing the similarity standard and § 1202’s lack of a copyrightability inquiry).</w:t>
      </w:r>
    </w:p>
  </w:footnote>
  <w:footnote w:id="256">
    <w:p w14:paraId="61215A76" w14:textId="56D6B703" w:rsidR="007E64D7" w:rsidRPr="007E078E" w:rsidRDefault="007E64D7" w:rsidP="007E64D7">
      <w:pPr>
        <w:pStyle w:val="FootnoteText"/>
      </w:pPr>
      <w:r w:rsidRPr="007E078E">
        <w:rPr>
          <w:rStyle w:val="FootnoteReference"/>
          <w:color w:val="auto"/>
        </w:rPr>
        <w:footnoteRef/>
      </w:r>
      <w:r w:rsidRPr="007E078E">
        <w:t xml:space="preserve"> Cases establishing a similarity standard tend to hold in favor of plaintiffs. </w:t>
      </w:r>
      <w:r w:rsidRPr="007E078E">
        <w:rPr>
          <w:i/>
        </w:rPr>
        <w:t xml:space="preserve">See </w:t>
      </w:r>
      <w:r w:rsidRPr="007E078E">
        <w:rPr>
          <w:i/>
          <w:iCs/>
        </w:rPr>
        <w:t>Oracle Int’l Corp. v. Rimini St., Inc.</w:t>
      </w:r>
      <w:r w:rsidRPr="007E078E">
        <w:t xml:space="preserve">, WL 4706127, at *82 (D. Nev. July 24, 2023) (rejecting the identicality requirement and finding for plaintiff); </w:t>
      </w:r>
      <w:r w:rsidRPr="007E078E">
        <w:rPr>
          <w:i/>
          <w:iCs/>
        </w:rPr>
        <w:t>ADR Int'l Ltd. v. Inst. for Supply Mgmt. Inc.</w:t>
      </w:r>
      <w:r w:rsidRPr="007E078E">
        <w:t xml:space="preserve">, 667 F. Supp. 3d 411, </w:t>
      </w:r>
      <w:r>
        <w:t>424, 427-</w:t>
      </w:r>
      <w:r w:rsidRPr="007E078E">
        <w:t xml:space="preserve">28 (S.D. Tex. 2023) (rejecting the identicality requirement and finding plaintiff stated a claim for a § 1202 violation); </w:t>
      </w:r>
      <w:r w:rsidRPr="007E078E">
        <w:rPr>
          <w:i/>
          <w:iCs/>
        </w:rPr>
        <w:t>New Parent World, LLC v. True To Life Prods., Inc.</w:t>
      </w:r>
      <w:r w:rsidRPr="007E078E">
        <w:t xml:space="preserve">, WL 4277865, at *2 (D. Ariz. Sept. 24, 2024) (rejecting the identicality requirement and denying defendant’s motion to dismiss); </w:t>
      </w:r>
      <w:r w:rsidRPr="007E078E">
        <w:rPr>
          <w:i/>
          <w:iCs/>
        </w:rPr>
        <w:t>Real World Media LLC v. Daily Caller, Inc.</w:t>
      </w:r>
      <w:r w:rsidRPr="007E078E">
        <w:t>, 744 F. Supp. 3d 24, 40–41 (D.D.C. 2024) (rejecting the identicality requirement and denying defendant’s motion to dismiss);</w:t>
      </w:r>
      <w:r w:rsidRPr="007E078E">
        <w:rPr>
          <w:rFonts w:ascii="AppleSystemUIFont" w:hAnsi="AppleSystemUIFont" w:cs="AppleSystemUIFont"/>
          <w:sz w:val="26"/>
          <w:szCs w:val="26"/>
        </w:rPr>
        <w:t xml:space="preserve"> </w:t>
      </w:r>
      <w:r w:rsidRPr="007E078E">
        <w:rPr>
          <w:i/>
          <w:iCs/>
        </w:rPr>
        <w:t xml:space="preserve">Enter. Tech. Holdings, Inc. v. </w:t>
      </w:r>
      <w:proofErr w:type="spellStart"/>
      <w:r w:rsidRPr="007E078E">
        <w:rPr>
          <w:i/>
          <w:iCs/>
        </w:rPr>
        <w:t>Noveon</w:t>
      </w:r>
      <w:proofErr w:type="spellEnd"/>
      <w:r w:rsidRPr="007E078E">
        <w:rPr>
          <w:i/>
          <w:iCs/>
        </w:rPr>
        <w:t xml:space="preserve"> Sys., Inc.</w:t>
      </w:r>
      <w:r w:rsidRPr="007E078E">
        <w:t>, WL 11338356, at *7 (S.D. Cal. July 29, 2008) (employing substantial similarity and granting plaintiff’s motion for partial summary judgment).</w:t>
      </w:r>
    </w:p>
  </w:footnote>
  <w:footnote w:id="257">
    <w:p w14:paraId="57985980" w14:textId="77777777" w:rsidR="007E64D7" w:rsidRPr="007E078E" w:rsidRDefault="007E64D7" w:rsidP="007E64D7">
      <w:pPr>
        <w:pStyle w:val="FootnoteText"/>
      </w:pPr>
      <w:r w:rsidRPr="007E078E">
        <w:rPr>
          <w:rStyle w:val="FootnoteReference"/>
          <w:color w:val="auto"/>
        </w:rPr>
        <w:footnoteRef/>
      </w:r>
      <w:r w:rsidRPr="007E078E">
        <w:t xml:space="preserve"> Bruce E. Boyden, </w:t>
      </w:r>
      <w:r w:rsidRPr="007E078E">
        <w:rPr>
          <w:i/>
        </w:rPr>
        <w:t>Generative AI and IP Under US Law</w:t>
      </w:r>
      <w:r w:rsidRPr="007E078E">
        <w:t xml:space="preserve"> 14 (Marquette L. Sch. Legal Stud. Paper No. 24-09) (“But training an AI model by its nature scrambles the plaintiff’s works into a disparate set of associated data points </w:t>
      </w:r>
      <w:proofErr w:type="gramStart"/>
      <w:r w:rsidRPr="007E078E">
        <w:t>. . . .</w:t>
      </w:r>
      <w:proofErr w:type="gramEnd"/>
      <w:r w:rsidRPr="007E078E">
        <w:t xml:space="preserve"> Obviously the training process for a generative AI model is not intended to preserve a work in its entirety, including any CMI contained in the work itself or a file’s metadata.”); Pamela Samuelson et al., </w:t>
      </w:r>
      <w:r w:rsidRPr="007E078E">
        <w:rPr>
          <w:i/>
        </w:rPr>
        <w:t>Comments in Response to the Copyright Office’s Notice of Inquiry on Artificial Intelligence and Copyright</w:t>
      </w:r>
      <w:r w:rsidRPr="007E078E">
        <w:t xml:space="preserve"> 8 (“The generative AI training process extracts information from millions or billions of works and, in the process, disassembles or tokenizes their elements to construct a very different representation in the models.”).</w:t>
      </w:r>
    </w:p>
  </w:footnote>
  <w:footnote w:id="258">
    <w:p w14:paraId="0AAE6E47" w14:textId="77777777" w:rsidR="007E64D7" w:rsidRPr="007E078E" w:rsidRDefault="007E64D7" w:rsidP="007E64D7">
      <w:pPr>
        <w:pStyle w:val="FootnoteText"/>
      </w:pPr>
      <w:r w:rsidRPr="007E078E">
        <w:rPr>
          <w:rStyle w:val="FootnoteReference"/>
          <w:color w:val="auto"/>
          <w:szCs w:val="20"/>
        </w:rPr>
        <w:footnoteRef/>
      </w:r>
      <w:r w:rsidRPr="007E078E">
        <w:t xml:space="preserve"> </w:t>
      </w:r>
      <w:r w:rsidRPr="007E078E">
        <w:rPr>
          <w:i/>
          <w:iCs/>
        </w:rPr>
        <w:t>Id.</w:t>
      </w:r>
      <w:r w:rsidRPr="007E078E">
        <w:t xml:space="preserve">; </w:t>
      </w:r>
      <w:r w:rsidRPr="007E078E">
        <w:rPr>
          <w:i/>
          <w:iCs/>
        </w:rPr>
        <w:t xml:space="preserve">see supra </w:t>
      </w:r>
      <w:r w:rsidRPr="007E078E">
        <w:t xml:space="preserve">note </w:t>
      </w:r>
      <w:r w:rsidRPr="007E078E">
        <w:fldChar w:fldCharType="begin"/>
      </w:r>
      <w:r w:rsidRPr="007E078E">
        <w:instrText xml:space="preserve"> NOTEREF _Ref205989341 \h  \* MERGEFORMAT </w:instrText>
      </w:r>
      <w:r w:rsidRPr="007E078E">
        <w:fldChar w:fldCharType="separate"/>
      </w:r>
      <w:r w:rsidRPr="007E078E">
        <w:t>31</w:t>
      </w:r>
      <w:r w:rsidRPr="007E078E">
        <w:fldChar w:fldCharType="end"/>
      </w:r>
      <w:r w:rsidRPr="007E078E">
        <w:t xml:space="preserve"> (describing the difficulty of associating CMI to training data). But note that it may nonetheless be </w:t>
      </w:r>
      <w:r w:rsidRPr="007E078E">
        <w:rPr>
          <w:i/>
          <w:iCs/>
        </w:rPr>
        <w:t>possible</w:t>
      </w:r>
      <w:r w:rsidRPr="007E078E">
        <w:t xml:space="preserve"> to train an LLM on data without separating that data from its CMI. For this reason, courts do not automatically assume that CMI was removed during the training process. </w:t>
      </w:r>
      <w:r w:rsidRPr="007E078E">
        <w:rPr>
          <w:i/>
          <w:iCs/>
        </w:rPr>
        <w:t>See e.g. New York Times Co. v. Microsoft Corp.</w:t>
      </w:r>
      <w:r w:rsidRPr="007E078E">
        <w:t xml:space="preserve">, 777 F. Supp. 3d 283, 314 (S.D.N.Y. 2025) (“The Times contends that because the regurgitating outputs listed in their complaints lack CMI, then </w:t>
      </w:r>
      <w:r w:rsidRPr="007E078E">
        <w:rPr>
          <w:rStyle w:val="Emphasis"/>
          <w:rFonts w:eastAsiaTheme="minorHAnsi"/>
          <w:bdr w:val="none" w:sz="0" w:space="0" w:color="auto" w:frame="1"/>
        </w:rPr>
        <w:t>a fortiori</w:t>
      </w:r>
      <w:r w:rsidRPr="007E078E">
        <w:t xml:space="preserve"> CMI was removed by defendants during the training process . . . [I]t is entirely plausible that CMI remained on the articles included in the training datasets but simply did not appear in the outputs.”).</w:t>
      </w:r>
    </w:p>
  </w:footnote>
  <w:footnote w:id="259">
    <w:p w14:paraId="60C9470C"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rPr>
        <w:t>See</w:t>
      </w:r>
      <w:r w:rsidRPr="007E078E">
        <w:t xml:space="preserve"> </w:t>
      </w:r>
      <w:r w:rsidRPr="007E078E">
        <w:rPr>
          <w:i/>
        </w:rPr>
        <w:t>Doe v. GitHub</w:t>
      </w:r>
      <w:r w:rsidRPr="007E078E">
        <w:t xml:space="preserve"> Complaint (arguing that defendants’ outputs, which consisted of code resembling plaintiffs’ copyrighted work that defendants’ LLM trained on, did not include the CMI from plaintiffs’ original work and thus comprised an intentional removal of CMI and a distribution of a work with the knowledge that CMI was removed)</w:t>
      </w:r>
    </w:p>
  </w:footnote>
  <w:footnote w:id="260">
    <w:p w14:paraId="24B78C79" w14:textId="5EE9CA2D" w:rsidR="007E64D7" w:rsidRPr="007E078E" w:rsidRDefault="007E64D7" w:rsidP="007E64D7">
      <w:pPr>
        <w:pStyle w:val="FootnoteText"/>
      </w:pPr>
      <w:r w:rsidRPr="007E078E">
        <w:rPr>
          <w:rStyle w:val="FootnoteReference"/>
          <w:color w:val="auto"/>
        </w:rPr>
        <w:footnoteRef/>
      </w:r>
      <w:r w:rsidRPr="007E078E">
        <w:t xml:space="preserve"> Boyden, </w:t>
      </w:r>
      <w:r w:rsidRPr="007E078E">
        <w:rPr>
          <w:i/>
        </w:rPr>
        <w:t xml:space="preserve">supra </w:t>
      </w:r>
      <w:r w:rsidRPr="007E078E">
        <w:t>note</w:t>
      </w:r>
      <w:r w:rsidR="00540849">
        <w:t xml:space="preserve"> </w:t>
      </w:r>
      <w:r w:rsidR="00540849">
        <w:fldChar w:fldCharType="begin"/>
      </w:r>
      <w:r w:rsidR="00540849">
        <w:instrText xml:space="preserve"> NOTEREF _Ref205989341 \h </w:instrText>
      </w:r>
      <w:r w:rsidR="00540849">
        <w:fldChar w:fldCharType="separate"/>
      </w:r>
      <w:r w:rsidR="00540849">
        <w:t>31</w:t>
      </w:r>
      <w:r w:rsidR="00540849">
        <w:fldChar w:fldCharType="end"/>
      </w:r>
      <w:r w:rsidRPr="007E078E">
        <w:t xml:space="preserve">; Samuelson et al., </w:t>
      </w:r>
      <w:r w:rsidRPr="007E078E">
        <w:rPr>
          <w:i/>
        </w:rPr>
        <w:t xml:space="preserve">supra </w:t>
      </w:r>
      <w:r w:rsidRPr="007E078E">
        <w:t>note</w:t>
      </w:r>
      <w:r w:rsidR="00540849">
        <w:t xml:space="preserve"> </w:t>
      </w:r>
      <w:r w:rsidR="00540849">
        <w:fldChar w:fldCharType="begin"/>
      </w:r>
      <w:r w:rsidR="00540849">
        <w:instrText xml:space="preserve"> NOTEREF _Ref205989341 \h </w:instrText>
      </w:r>
      <w:r w:rsidR="00540849">
        <w:fldChar w:fldCharType="separate"/>
      </w:r>
      <w:r w:rsidR="00540849">
        <w:t>31</w:t>
      </w:r>
      <w:r w:rsidR="00540849">
        <w:fldChar w:fldCharType="end"/>
      </w:r>
      <w:r w:rsidRPr="007E078E">
        <w:t>.</w:t>
      </w:r>
    </w:p>
  </w:footnote>
  <w:footnote w:id="261">
    <w:p w14:paraId="3094D420"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rPr>
        <w:t>See</w:t>
      </w:r>
      <w:r w:rsidRPr="007E078E">
        <w:t xml:space="preserve"> 26 U.S.C. § 1202(b)(1), (3). </w:t>
      </w:r>
    </w:p>
  </w:footnote>
  <w:footnote w:id="262">
    <w:p w14:paraId="589AA51E" w14:textId="77777777" w:rsidR="007E64D7" w:rsidRPr="007E078E" w:rsidRDefault="007E64D7" w:rsidP="007E64D7">
      <w:pPr>
        <w:pStyle w:val="FootnoteText"/>
      </w:pPr>
      <w:r w:rsidRPr="007E078E">
        <w:rPr>
          <w:rStyle w:val="FootnoteReference"/>
          <w:color w:val="auto"/>
        </w:rPr>
        <w:footnoteRef/>
      </w:r>
      <w:r w:rsidRPr="007E078E">
        <w:t xml:space="preserve"> Emanuele </w:t>
      </w:r>
      <w:proofErr w:type="spellStart"/>
      <w:r w:rsidRPr="007E078E">
        <w:t>Mezzi</w:t>
      </w:r>
      <w:proofErr w:type="spellEnd"/>
      <w:r w:rsidRPr="007E078E">
        <w:t xml:space="preserve">, et al., </w:t>
      </w:r>
      <w:r w:rsidRPr="007E078E">
        <w:rPr>
          <w:i/>
        </w:rPr>
        <w:t>Who Owns the Output? Bridging Law and Technology in LLMs Attribution</w:t>
      </w:r>
      <w:r w:rsidRPr="007E078E">
        <w:t xml:space="preserve">, </w:t>
      </w:r>
      <w:proofErr w:type="spellStart"/>
      <w:r w:rsidRPr="007E078E">
        <w:t>arXiv</w:t>
      </w:r>
      <w:proofErr w:type="spellEnd"/>
      <w:r w:rsidRPr="007E078E">
        <w:t xml:space="preserve"> 2504.01032 (2025), https://arxiv.org/abs/2504.01032.</w:t>
      </w:r>
    </w:p>
  </w:footnote>
  <w:footnote w:id="263">
    <w:p w14:paraId="3FBD5367" w14:textId="77777777" w:rsidR="007E64D7" w:rsidRPr="007E078E" w:rsidRDefault="007E64D7" w:rsidP="007E64D7">
      <w:pPr>
        <w:pStyle w:val="FootnoteText"/>
      </w:pPr>
      <w:r w:rsidRPr="007E078E">
        <w:rPr>
          <w:rStyle w:val="FootnoteReference"/>
          <w:color w:val="auto"/>
        </w:rPr>
        <w:footnoteRef/>
      </w:r>
      <w:r w:rsidRPr="007E078E">
        <w:t xml:space="preserve"> </w:t>
      </w:r>
      <w:proofErr w:type="spellStart"/>
      <w:r w:rsidRPr="007E078E">
        <w:t>Jingtan</w:t>
      </w:r>
      <w:proofErr w:type="spellEnd"/>
      <w:r w:rsidRPr="007E078E">
        <w:t xml:space="preserve"> Wang, et al., </w:t>
      </w:r>
      <w:r w:rsidRPr="007E078E">
        <w:rPr>
          <w:i/>
        </w:rPr>
        <w:t>Source Attribution for Large Language Model-Generated Data</w:t>
      </w:r>
      <w:r w:rsidRPr="007E078E">
        <w:t xml:space="preserve">, </w:t>
      </w:r>
      <w:proofErr w:type="spellStart"/>
      <w:r w:rsidRPr="007E078E">
        <w:t>arXiv</w:t>
      </w:r>
      <w:proofErr w:type="spellEnd"/>
      <w:r w:rsidRPr="007E078E">
        <w:t xml:space="preserve"> 2310.00646, at 2 (2024), https://arxiv.org/abs/2310.00646 (“[E]</w:t>
      </w:r>
      <w:proofErr w:type="spellStart"/>
      <w:r w:rsidRPr="007E078E">
        <w:t>ffective</w:t>
      </w:r>
      <w:proofErr w:type="spellEnd"/>
      <w:r w:rsidRPr="007E078E">
        <w:t xml:space="preserve"> source attribution for LLMs remains an open problem”).</w:t>
      </w:r>
    </w:p>
  </w:footnote>
  <w:footnote w:id="264">
    <w:p w14:paraId="5D3578A6" w14:textId="77777777" w:rsidR="007E64D7" w:rsidRPr="007E078E" w:rsidRDefault="007E64D7" w:rsidP="007E64D7">
      <w:pPr>
        <w:pStyle w:val="FootnoteText"/>
      </w:pPr>
      <w:r w:rsidRPr="007E078E">
        <w:rPr>
          <w:rStyle w:val="FootnoteReference"/>
          <w:color w:val="auto"/>
        </w:rPr>
        <w:footnoteRef/>
      </w:r>
      <w:r w:rsidRPr="007E078E">
        <w:t xml:space="preserve"> Zeynep Ülkü Kahveci, </w:t>
      </w:r>
      <w:r w:rsidRPr="007E078E">
        <w:rPr>
          <w:i/>
        </w:rPr>
        <w:t>Attribution problem of generative AI: a view from US copyright law</w:t>
      </w:r>
      <w:r w:rsidRPr="007E078E">
        <w:t xml:space="preserve">, 18 </w:t>
      </w:r>
      <w:r w:rsidRPr="007E078E">
        <w:rPr>
          <w:highlight w:val="white"/>
        </w:rPr>
        <w:t>J. Intell. Prop. L. &amp; Practice</w:t>
      </w:r>
      <w:r w:rsidRPr="007E078E">
        <w:rPr>
          <w:i/>
        </w:rPr>
        <w:t xml:space="preserve"> </w:t>
      </w:r>
      <w:r w:rsidRPr="007E078E">
        <w:t>796</w:t>
      </w:r>
      <w:r w:rsidRPr="007E078E">
        <w:rPr>
          <w:i/>
        </w:rPr>
        <w:t>,</w:t>
      </w:r>
      <w:r w:rsidRPr="007E078E">
        <w:t xml:space="preserve"> 79</w:t>
      </w:r>
      <w:r>
        <w:t>8-9</w:t>
      </w:r>
      <w:r w:rsidRPr="007E078E">
        <w:t>9</w:t>
      </w:r>
      <w:r w:rsidRPr="007E078E">
        <w:rPr>
          <w:i/>
        </w:rPr>
        <w:t xml:space="preserve"> </w:t>
      </w:r>
      <w:r w:rsidRPr="007E078E">
        <w:t>(“Giving attribution to works that are used to create a certain output requires additional extensive work by the AI systems as it is not easy to determine which specific works are used for a specific output. For example … the training dataset of ChatGPT may contain three different documents that have the relevant paper </w:t>
      </w:r>
      <w:proofErr w:type="gramStart"/>
      <w:r w:rsidRPr="007E078E">
        <w:t>. . . .</w:t>
      </w:r>
      <w:proofErr w:type="gramEnd"/>
      <w:r w:rsidRPr="007E078E">
        <w:t xml:space="preserve"> [S]</w:t>
      </w:r>
      <w:proofErr w:type="spellStart"/>
      <w:r w:rsidRPr="007E078E">
        <w:t>cientific</w:t>
      </w:r>
      <w:proofErr w:type="spellEnd"/>
      <w:r w:rsidRPr="007E078E">
        <w:t xml:space="preserve"> studies show that it is challenging for the generative AI to determine which one of these three documents was the source of that output.”).</w:t>
      </w:r>
    </w:p>
  </w:footnote>
  <w:footnote w:id="265">
    <w:p w14:paraId="2BA8C0CE" w14:textId="0637C0E4" w:rsidR="007E64D7" w:rsidRPr="007E078E" w:rsidRDefault="007E64D7" w:rsidP="007E64D7">
      <w:pPr>
        <w:pStyle w:val="FootnoteText"/>
      </w:pPr>
      <w:r w:rsidRPr="007E078E">
        <w:rPr>
          <w:rStyle w:val="FootnoteReference"/>
          <w:color w:val="auto"/>
        </w:rPr>
        <w:footnoteRef/>
      </w:r>
      <w:r w:rsidRPr="007E078E">
        <w:t xml:space="preserve"> </w:t>
      </w:r>
      <w:hyperlink r:id="rId2" w:history="1">
        <w:r w:rsidRPr="007E078E">
          <w:rPr>
            <w:rStyle w:val="Hyperlink"/>
            <w:color w:val="auto"/>
          </w:rPr>
          <w:t>https://code.visualstudio.com/docs/copilot/ai-powered-suggestions</w:t>
        </w:r>
      </w:hyperlink>
      <w:r w:rsidRPr="007E078E">
        <w:t xml:space="preserve"> (describing Co</w:t>
      </w:r>
      <w:r>
        <w:t>p</w:t>
      </w:r>
      <w:r w:rsidRPr="007E078E">
        <w:t>ilot’s code completion functionality).</w:t>
      </w:r>
    </w:p>
  </w:footnote>
  <w:footnote w:id="266">
    <w:p w14:paraId="03F96CC4" w14:textId="23EF934B"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Stephen R. Mick</w:t>
      </w:r>
      <w:r w:rsidRPr="007E078E">
        <w:t>, Applying the Merger Doctrine to the Copyright of Computer Software, 37 Copyright L. Symp. 17</w:t>
      </w:r>
      <w:r>
        <w:t>3</w:t>
      </w:r>
      <w:r w:rsidRPr="007E078E">
        <w:t>, 206 (1987) (“[T]he structure and organization of two programs that are designed to accomplish the same goal will almost certainly and sometimes necessarily be similar.”).</w:t>
      </w:r>
    </w:p>
  </w:footnote>
  <w:footnote w:id="267">
    <w:p w14:paraId="12CE4B16" w14:textId="469D137E" w:rsidR="007E64D7" w:rsidRPr="007E078E" w:rsidRDefault="007E64D7" w:rsidP="007E64D7">
      <w:pPr>
        <w:pStyle w:val="FootnoteText"/>
      </w:pPr>
      <w:r w:rsidRPr="007E078E">
        <w:rPr>
          <w:rStyle w:val="FootnoteReference"/>
          <w:color w:val="auto"/>
        </w:rPr>
        <w:footnoteRef/>
      </w:r>
      <w:r w:rsidRPr="007E078E">
        <w:t xml:space="preserve"> </w:t>
      </w:r>
      <w:ins w:id="90" w:author="Chen Xing" w:date="2025-10-20T13:47:00Z" w16du:dateUtc="2025-10-20T04:47:00Z">
        <w:r w:rsidR="009B720B" w:rsidRPr="009B720B">
          <w:rPr>
            <w:highlight w:val="cyan"/>
            <w:rPrChange w:id="91" w:author="Chen Xing" w:date="2025-10-20T13:48:00Z" w16du:dateUtc="2025-10-20T04:48:00Z">
              <w:rPr/>
            </w:rPrChange>
          </w:rPr>
          <w:t>[RC</w:t>
        </w:r>
      </w:ins>
      <w:ins w:id="92" w:author="Chen Xing" w:date="2025-10-20T13:48:00Z" w16du:dateUtc="2025-10-20T04:48:00Z">
        <w:r w:rsidR="009B720B" w:rsidRPr="009B720B">
          <w:rPr>
            <w:highlight w:val="cyan"/>
            <w:rPrChange w:id="93" w:author="Chen Xing" w:date="2025-10-20T13:48:00Z" w16du:dateUtc="2025-10-20T04:48:00Z">
              <w:rPr/>
            </w:rPrChange>
          </w:rPr>
          <w:t>C]</w:t>
        </w:r>
      </w:ins>
      <w:r w:rsidRPr="007E078E">
        <w:t xml:space="preserve">Charles Duan, </w:t>
      </w:r>
      <w:r w:rsidRPr="007E078E">
        <w:rPr>
          <w:i/>
        </w:rPr>
        <w:t>What Is Copyrightable in Software?</w:t>
      </w:r>
      <w:r w:rsidRPr="007E078E">
        <w:t xml:space="preserve"> 94 Geo. Wash. L. Rev.  (forthcoming 202</w:t>
      </w:r>
      <w:ins w:id="94" w:author="Chen Xing" w:date="2025-10-20T13:47:00Z" w16du:dateUtc="2025-10-20T04:47:00Z">
        <w:r w:rsidR="009B720B">
          <w:t>5</w:t>
        </w:r>
      </w:ins>
      <w:del w:id="95" w:author="Chen Xing" w:date="2025-10-20T13:47:00Z" w16du:dateUtc="2025-10-20T04:47:00Z">
        <w:r w:rsidRPr="007E078E" w:rsidDel="009B720B">
          <w:delText>6</w:delText>
        </w:r>
      </w:del>
      <w:r w:rsidRPr="007E078E">
        <w:t>)</w:t>
      </w:r>
      <w:r>
        <w:t xml:space="preserve"> (manuscript at 15)</w:t>
      </w:r>
      <w:r w:rsidRPr="007E078E">
        <w:t>.</w:t>
      </w:r>
    </w:p>
  </w:footnote>
  <w:footnote w:id="268">
    <w:p w14:paraId="0F234118" w14:textId="449AA030" w:rsidR="007E64D7" w:rsidRPr="007E078E" w:rsidRDefault="007E64D7" w:rsidP="007E64D7">
      <w:pPr>
        <w:pStyle w:val="FootnoteText"/>
      </w:pPr>
      <w:r w:rsidRPr="007E078E">
        <w:rPr>
          <w:rStyle w:val="FootnoteReference"/>
          <w:color w:val="auto"/>
        </w:rPr>
        <w:footnoteRef/>
      </w:r>
      <w:r w:rsidRPr="007E078E">
        <w:t xml:space="preserve"> </w:t>
      </w:r>
      <w:r w:rsidRPr="007E078E">
        <w:rPr>
          <w:i/>
        </w:rPr>
        <w:t>See</w:t>
      </w:r>
      <w:r w:rsidRPr="007E078E">
        <w:t xml:space="preserve"> Part II.A (explaining various copyrightable subject matter doctrines).</w:t>
      </w:r>
    </w:p>
  </w:footnote>
  <w:footnote w:id="269">
    <w:p w14:paraId="5684EEBD" w14:textId="4971F01C" w:rsidR="007E64D7" w:rsidRPr="007E078E" w:rsidRDefault="007E64D7" w:rsidP="007E64D7">
      <w:pPr>
        <w:pStyle w:val="FootnoteText"/>
        <w:rPr>
          <w:lang w:eastAsia="ja-JP"/>
        </w:rPr>
      </w:pPr>
      <w:r w:rsidRPr="007E078E">
        <w:rPr>
          <w:rStyle w:val="FootnoteReference"/>
          <w:color w:val="auto"/>
        </w:rPr>
        <w:footnoteRef/>
      </w:r>
      <w:r w:rsidRPr="007E078E">
        <w:t xml:space="preserve"> 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t>25</w:t>
      </w:r>
      <w:r w:rsidRPr="007E078E">
        <w:fldChar w:fldCharType="end"/>
      </w:r>
      <w:r w:rsidRPr="007E078E">
        <w:t xml:space="preserve"> § 13.03[F][e][ii] (“The mere fact that similar practices or techniques are employed in two programs is tenuous evidence at best of copying.”).</w:t>
      </w:r>
    </w:p>
  </w:footnote>
  <w:footnote w:id="270">
    <w:p w14:paraId="44C7AB44" w14:textId="52F92CFC" w:rsidR="007E64D7" w:rsidRPr="007E078E" w:rsidRDefault="007E64D7" w:rsidP="007E64D7">
      <w:pPr>
        <w:pStyle w:val="FootnoteText"/>
      </w:pPr>
      <w:r w:rsidRPr="007E078E">
        <w:rPr>
          <w:rStyle w:val="FootnoteReference"/>
          <w:color w:val="auto"/>
        </w:rPr>
        <w:footnoteRef/>
      </w:r>
      <w:r w:rsidRPr="007E078E">
        <w:t xml:space="preserve"> Consider the makeup of the Common Crawl, for example, a popular database for LLM training. Stefan Baack, </w:t>
      </w:r>
      <w:r w:rsidRPr="007E078E">
        <w:rPr>
          <w:i/>
        </w:rPr>
        <w:t>A Critical Analysis of the Largest Source for Generative AI Training Data: Common Crawl</w:t>
      </w:r>
      <w:r w:rsidRPr="007E078E">
        <w:t>, 2024 ACM Conf. Fairness, Accountability, &amp; Transparency</w:t>
      </w:r>
      <w:r>
        <w:t>, 2199</w:t>
      </w:r>
      <w:r w:rsidRPr="007E078E">
        <w:t xml:space="preserve"> (2024) (“A majority of LLMs published both before and since [GPT-3] by other developers likewise rely heavily on filtered versions of Common Crawl for their pre-training.”). </w:t>
      </w:r>
      <w:r w:rsidR="00066E17">
        <w:t>As of October 2025, o</w:t>
      </w:r>
      <w:r w:rsidRPr="007E078E">
        <w:t>ver 2</w:t>
      </w:r>
      <w:r w:rsidR="00066E17">
        <w:t>1</w:t>
      </w:r>
      <w:r w:rsidRPr="007E078E">
        <w:t xml:space="preserve">% of the Common Crawl is from Wikipedia, and therefore likely predominantly factual content. </w:t>
      </w:r>
      <w:r w:rsidRPr="007E078E">
        <w:rPr>
          <w:i/>
        </w:rPr>
        <w:t>Top-500 Registered Domains of the Latest Main Crawl</w:t>
      </w:r>
      <w:r w:rsidRPr="007E078E">
        <w:t xml:space="preserve">, Common Crawl, https://commoncrawl.github.io/cc-crawl-statistics/plots/domains. Wiktionary contributes an additional </w:t>
      </w:r>
      <w:r w:rsidR="00066E17">
        <w:t>4.5</w:t>
      </w:r>
      <w:r w:rsidRPr="007E078E">
        <w:t>%</w:t>
      </w:r>
      <w:r w:rsidR="00066E17">
        <w:t xml:space="preserve"> [SE: this site is updated frequently. Can we flag this for the MEs? It will have to be updated after they </w:t>
      </w:r>
      <w:proofErr w:type="spellStart"/>
      <w:r w:rsidR="00066E17">
        <w:t>perma</w:t>
      </w:r>
      <w:proofErr w:type="spellEnd"/>
      <w:r w:rsidR="00066E17">
        <w:t xml:space="preserve"> the URL]</w:t>
      </w:r>
      <w:r w:rsidRPr="007E078E">
        <w:t xml:space="preserve">. </w:t>
      </w:r>
      <w:r w:rsidRPr="007E078E">
        <w:rPr>
          <w:i/>
        </w:rPr>
        <w:t>Id.</w:t>
      </w:r>
      <w:r w:rsidRPr="007E078E">
        <w:t xml:space="preserve"> Across the Common Crawl the number of news articles, scientific literature, product manuals, legal texts, and forum discussions—while challenging to estimate—are likely substantial as well.</w:t>
      </w:r>
    </w:p>
  </w:footnote>
  <w:footnote w:id="271">
    <w:p w14:paraId="3B022B0B" w14:textId="3C3FA60D"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 xml:space="preserve">See </w:t>
      </w:r>
      <w:proofErr w:type="gramStart"/>
      <w:r w:rsidRPr="007E078E">
        <w:rPr>
          <w:i/>
          <w:iCs/>
        </w:rPr>
        <w:t xml:space="preserve">supra </w:t>
      </w:r>
      <w:r>
        <w:t>Part II</w:t>
      </w:r>
      <w:proofErr w:type="gramEnd"/>
      <w:r>
        <w:t>.A</w:t>
      </w:r>
      <w:r w:rsidRPr="007E078E">
        <w:t xml:space="preserve"> (explaining § 1202’s lack of a copyrightability analysis).</w:t>
      </w:r>
    </w:p>
  </w:footnote>
  <w:footnote w:id="272">
    <w:p w14:paraId="5D3A0894" w14:textId="77777777" w:rsidR="007E64D7" w:rsidRPr="007E078E" w:rsidRDefault="007E64D7" w:rsidP="007E64D7">
      <w:pPr>
        <w:pStyle w:val="FootnoteText"/>
      </w:pPr>
      <w:r w:rsidRPr="007E078E">
        <w:rPr>
          <w:rStyle w:val="FootnoteReference"/>
          <w:color w:val="auto"/>
        </w:rPr>
        <w:footnoteRef/>
      </w:r>
      <w:r w:rsidRPr="007E078E">
        <w:t xml:space="preserve"> Nimmer On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t>25</w:t>
      </w:r>
      <w:r w:rsidRPr="007E078E">
        <w:fldChar w:fldCharType="end"/>
      </w:r>
      <w:r w:rsidRPr="007E078E">
        <w:t xml:space="preserve"> § 13D.32 (adding that multiple circuits agree with this approach, and that “virtual identity is not the same as absolute identity.”).</w:t>
      </w:r>
    </w:p>
  </w:footnote>
  <w:footnote w:id="273">
    <w:p w14:paraId="16680FD4" w14:textId="77777777" w:rsidR="007E64D7" w:rsidRPr="007E078E" w:rsidRDefault="007E64D7" w:rsidP="007E64D7">
      <w:pPr>
        <w:pStyle w:val="FootnoteText"/>
      </w:pPr>
      <w:r w:rsidRPr="007E078E">
        <w:rPr>
          <w:rStyle w:val="FootnoteReference"/>
          <w:color w:val="auto"/>
          <w:szCs w:val="20"/>
        </w:rPr>
        <w:footnoteRef/>
      </w:r>
      <w:r w:rsidRPr="007E078E">
        <w:t xml:space="preserve"> Peter Henderson et al., </w:t>
      </w:r>
      <w:r w:rsidRPr="007E078E">
        <w:rPr>
          <w:i/>
          <w:iCs/>
        </w:rPr>
        <w:t>Foundation Models and Fair Use</w:t>
      </w:r>
      <w:r w:rsidRPr="007E078E">
        <w:t>, 24 Journal of Machine Learning Research 26 (2023) (“[M]</w:t>
      </w:r>
      <w:proofErr w:type="spellStart"/>
      <w:r w:rsidRPr="007E078E">
        <w:t>ost</w:t>
      </w:r>
      <w:proofErr w:type="spellEnd"/>
      <w:r w:rsidRPr="007E078E">
        <w:t xml:space="preserve"> technical work on copyright evaluation and mitigation focuses on near-verbatim overlap . . .</w:t>
      </w:r>
      <w:r>
        <w:t xml:space="preserve"> .</w:t>
      </w:r>
      <w:r w:rsidRPr="007E078E">
        <w:rPr>
          <w:rFonts w:hint="eastAsia"/>
        </w:rPr>
        <w:t>”</w:t>
      </w:r>
      <w:r w:rsidRPr="007E078E">
        <w:t xml:space="preserve">); </w:t>
      </w:r>
      <w:r w:rsidRPr="007E078E">
        <w:rPr>
          <w:i/>
          <w:iCs/>
        </w:rPr>
        <w:t>see infra</w:t>
      </w:r>
      <w:r w:rsidRPr="007E078E">
        <w:t xml:space="preserve"> notes </w:t>
      </w:r>
      <w:r w:rsidRPr="007E078E">
        <w:fldChar w:fldCharType="begin"/>
      </w:r>
      <w:r w:rsidRPr="007E078E">
        <w:instrText xml:space="preserve"> NOTEREF _Ref206006895 \h  \* MERGEFORMAT </w:instrText>
      </w:r>
      <w:r w:rsidRPr="007E078E">
        <w:fldChar w:fldCharType="separate"/>
      </w:r>
      <w:r>
        <w:t>267</w:t>
      </w:r>
      <w:r w:rsidRPr="007E078E">
        <w:fldChar w:fldCharType="end"/>
      </w:r>
      <w:r w:rsidRPr="007E078E">
        <w:t>-</w:t>
      </w:r>
      <w:r w:rsidRPr="007E078E">
        <w:fldChar w:fldCharType="begin"/>
      </w:r>
      <w:r w:rsidRPr="007E078E">
        <w:instrText xml:space="preserve"> NOTEREF _Ref206006899 \h  \* MERGEFORMAT </w:instrText>
      </w:r>
      <w:r w:rsidRPr="007E078E">
        <w:fldChar w:fldCharType="separate"/>
      </w:r>
      <w:r>
        <w:t>269</w:t>
      </w:r>
      <w:r w:rsidRPr="007E078E">
        <w:fldChar w:fldCharType="end"/>
      </w:r>
      <w:r w:rsidRPr="007E078E">
        <w:t xml:space="preserve"> and accompanying text (describing current technology for preventing identical outputs and identifying technology that is ostensibly preventing similarity as in fact preventing identicality).</w:t>
      </w:r>
    </w:p>
  </w:footnote>
  <w:footnote w:id="274">
    <w:p w14:paraId="3133E75F" w14:textId="7875D158" w:rsidR="007E64D7" w:rsidRPr="007E078E" w:rsidRDefault="007E64D7" w:rsidP="007E64D7">
      <w:pPr>
        <w:pStyle w:val="FootnoteText"/>
      </w:pPr>
      <w:r w:rsidRPr="007E078E">
        <w:rPr>
          <w:rStyle w:val="FootnoteReference"/>
          <w:color w:val="auto"/>
        </w:rPr>
        <w:footnoteRef/>
      </w:r>
      <w:r w:rsidRPr="007E078E">
        <w:t xml:space="preserve"> </w:t>
      </w:r>
      <w:hyperlink r:id="rId3" w:history="1">
        <w:r w:rsidRPr="007E078E">
          <w:rPr>
            <w:rStyle w:val="Hyperlink"/>
            <w:color w:val="auto"/>
          </w:rPr>
          <w:t>https://docs.github.com/en/copilot/how-tos/get-code-suggestions/find-matching-code</w:t>
        </w:r>
      </w:hyperlink>
      <w:r w:rsidRPr="007E078E">
        <w:t xml:space="preserve"> (referring to users’ ability to disallow “suggestions that match publicly available code.”)</w:t>
      </w:r>
      <w:r w:rsidR="00255687">
        <w:t xml:space="preserve">; </w:t>
      </w:r>
      <w:hyperlink r:id="rId4" w:history="1">
        <w:r w:rsidR="00255687" w:rsidRPr="001C5DF1">
          <w:rPr>
            <w:rStyle w:val="Hyperlink"/>
          </w:rPr>
          <w:t>https://docs.github.com/en/copilot/concepts/completions/code-referencing</w:t>
        </w:r>
      </w:hyperlink>
      <w:r w:rsidR="00255687">
        <w:t xml:space="preserve"> (specifying that 150 characters of code are compared)</w:t>
      </w:r>
      <w:r w:rsidRPr="007E078E">
        <w:t>.</w:t>
      </w:r>
    </w:p>
  </w:footnote>
  <w:footnote w:id="275">
    <w:p w14:paraId="2F3FF98F" w14:textId="70D206C7" w:rsidR="007E64D7" w:rsidRPr="007E078E" w:rsidRDefault="007E64D7" w:rsidP="007E64D7">
      <w:pPr>
        <w:pStyle w:val="FootnoteText"/>
      </w:pPr>
      <w:r w:rsidRPr="007E078E">
        <w:rPr>
          <w:rStyle w:val="FootnoteReference"/>
          <w:color w:val="auto"/>
        </w:rPr>
        <w:footnoteRef/>
      </w:r>
      <w:r w:rsidRPr="007E078E">
        <w:t xml:space="preserve"> Kahveci, </w:t>
      </w:r>
      <w:r w:rsidRPr="007E078E">
        <w:rPr>
          <w:i/>
        </w:rPr>
        <w:t xml:space="preserve">supra </w:t>
      </w:r>
      <w:r w:rsidRPr="007E078E">
        <w:t xml:space="preserve">note </w:t>
      </w:r>
      <w:r>
        <w:fldChar w:fldCharType="begin"/>
      </w:r>
      <w:r>
        <w:instrText xml:space="preserve"> NOTEREF _Ref208848382 \h </w:instrText>
      </w:r>
      <w:r>
        <w:fldChar w:fldCharType="separate"/>
      </w:r>
      <w:r>
        <w:t>257</w:t>
      </w:r>
      <w:r>
        <w:fldChar w:fldCharType="end"/>
      </w:r>
      <w:r w:rsidRPr="007E078E">
        <w:t xml:space="preserve"> at 799</w:t>
      </w:r>
      <w:r>
        <w:t xml:space="preserve"> n.20</w:t>
      </w:r>
      <w:r w:rsidRPr="007E078E">
        <w:t xml:space="preserve"> (</w:t>
      </w:r>
      <w:r>
        <w:t xml:space="preserve">quoting from Bard’s Frequently Asked Questions page that </w:t>
      </w:r>
      <w:r w:rsidRPr="007E078E">
        <w:t>“</w:t>
      </w:r>
      <w:r>
        <w:rPr>
          <w:highlight w:val="white"/>
        </w:rPr>
        <w:t>[</w:t>
      </w:r>
      <w:proofErr w:type="spellStart"/>
      <w:r>
        <w:rPr>
          <w:highlight w:val="white"/>
        </w:rPr>
        <w:t>i</w:t>
      </w:r>
      <w:proofErr w:type="spellEnd"/>
      <w:r>
        <w:rPr>
          <w:highlight w:val="white"/>
        </w:rPr>
        <w:t>]</w:t>
      </w:r>
      <w:r w:rsidRPr="007E078E">
        <w:rPr>
          <w:highlight w:val="white"/>
        </w:rPr>
        <w:t>f Bard does directly quote at length from a webpage, it cites that page</w:t>
      </w:r>
      <w:r w:rsidRPr="007E078E">
        <w:t>”).</w:t>
      </w:r>
    </w:p>
  </w:footnote>
  <w:footnote w:id="276">
    <w:p w14:paraId="4455B8D1" w14:textId="4F7AE169" w:rsidR="007E64D7" w:rsidRPr="007E078E" w:rsidRDefault="007E64D7" w:rsidP="007E64D7">
      <w:pPr>
        <w:pStyle w:val="FootnoteText"/>
      </w:pPr>
      <w:r w:rsidRPr="007E078E">
        <w:rPr>
          <w:rStyle w:val="FootnoteReference"/>
          <w:color w:val="auto"/>
        </w:rPr>
        <w:footnoteRef/>
      </w:r>
      <w:r w:rsidRPr="007E078E">
        <w:t xml:space="preserve"> </w:t>
      </w:r>
      <w:r w:rsidRPr="007E078E">
        <w:rPr>
          <w:i/>
        </w:rPr>
        <w:t>Id.</w:t>
      </w:r>
      <w:r w:rsidRPr="007E078E">
        <w:t xml:space="preserve"> (“Indeed, this kind of attribution can be done through a basic similarity check, which is already employed by plagiarism detection products like </w:t>
      </w:r>
      <w:proofErr w:type="spellStart"/>
      <w:r w:rsidRPr="007E078E">
        <w:t>TurnitIn</w:t>
      </w:r>
      <w:proofErr w:type="spellEnd"/>
      <w:r w:rsidRPr="007E078E">
        <w:t>.</w:t>
      </w:r>
      <w:r w:rsidR="00374A38">
        <w:t xml:space="preserve">”); Understanding the similarity score, </w:t>
      </w:r>
      <w:r w:rsidR="00374A38" w:rsidRPr="00374A38">
        <w:t xml:space="preserve">https://guides.turnitin.com/hc/en-us/articles/23435833938701-Understanding-the-similarity-score </w:t>
      </w:r>
      <w:r w:rsidR="00374A38">
        <w:t>(“The similarity score is simply the percentage of text in a submission that matched to other sources.”).</w:t>
      </w:r>
    </w:p>
  </w:footnote>
  <w:footnote w:id="277">
    <w:p w14:paraId="27A009E9" w14:textId="77777777" w:rsidR="007E64D7" w:rsidRPr="007E078E" w:rsidRDefault="007E64D7" w:rsidP="007E64D7">
      <w:pPr>
        <w:pStyle w:val="FootnoteText"/>
      </w:pPr>
      <w:r w:rsidRPr="007E078E">
        <w:rPr>
          <w:rStyle w:val="FootnoteReference"/>
          <w:color w:val="auto"/>
        </w:rPr>
        <w:footnoteRef/>
      </w:r>
      <w:r w:rsidRPr="007E078E">
        <w:t xml:space="preserve"> Matthew Sag, </w:t>
      </w:r>
      <w:r w:rsidRPr="007E078E">
        <w:rPr>
          <w:i/>
        </w:rPr>
        <w:t>Fairness and Fair Use in Generative AI</w:t>
      </w:r>
      <w:r w:rsidRPr="007E078E">
        <w:t>, 92 Fordham L. Rev. 1887, 1895 (2024).</w:t>
      </w:r>
    </w:p>
  </w:footnote>
  <w:footnote w:id="278">
    <w:p w14:paraId="41A8FD45" w14:textId="77777777" w:rsidR="007E64D7" w:rsidRPr="007E078E" w:rsidRDefault="007E64D7" w:rsidP="007E64D7">
      <w:pPr>
        <w:pStyle w:val="FootnoteText"/>
      </w:pPr>
      <w:r w:rsidRPr="007E078E">
        <w:rPr>
          <w:rStyle w:val="FootnoteReference"/>
          <w:color w:val="auto"/>
        </w:rPr>
        <w:footnoteRef/>
      </w:r>
      <w:r w:rsidRPr="007E078E">
        <w:t xml:space="preserve"> Copyright and Artificial Intelligence Part 3: Generative AI Training, U.S. Copyright Off. </w:t>
      </w:r>
      <w:r>
        <w:t xml:space="preserve">at 1 </w:t>
      </w:r>
      <w:r w:rsidRPr="007E078E">
        <w:t>(2025)</w:t>
      </w:r>
      <w:r>
        <w:t xml:space="preserve"> (unpublished version)</w:t>
      </w:r>
      <w:r w:rsidRPr="007E078E">
        <w:t>.</w:t>
      </w:r>
    </w:p>
  </w:footnote>
  <w:footnote w:id="279">
    <w:p w14:paraId="0B0920CD" w14:textId="6478F494" w:rsidR="007E64D7" w:rsidRPr="007E078E" w:rsidRDefault="007E64D7" w:rsidP="007E64D7">
      <w:pPr>
        <w:pStyle w:val="FootnoteText"/>
      </w:pPr>
      <w:r w:rsidRPr="007E078E">
        <w:rPr>
          <w:rStyle w:val="FootnoteReference"/>
          <w:color w:val="auto"/>
        </w:rPr>
        <w:footnoteRef/>
      </w:r>
      <w:r w:rsidRPr="007E078E">
        <w:t xml:space="preserve"> </w:t>
      </w:r>
      <w:r>
        <w:rPr>
          <w:i/>
          <w:iCs/>
        </w:rPr>
        <w:t>See</w:t>
      </w:r>
      <w:r w:rsidRPr="00892806">
        <w:t>,</w:t>
      </w:r>
      <w:r>
        <w:rPr>
          <w:i/>
          <w:iCs/>
        </w:rPr>
        <w:t xml:space="preserve"> e.g.</w:t>
      </w:r>
      <w:r w:rsidRPr="00892806">
        <w:t>,</w:t>
      </w:r>
      <w:r>
        <w:rPr>
          <w:i/>
          <w:iCs/>
        </w:rPr>
        <w:t xml:space="preserve"> </w:t>
      </w:r>
      <w:r w:rsidRPr="007E078E">
        <w:rPr>
          <w:i/>
          <w:iCs/>
        </w:rPr>
        <w:t>Andersen v. Stability AI Ltd.</w:t>
      </w:r>
      <w:r w:rsidRPr="007E078E">
        <w:t>, 744 F. Supp. 3d 956, 98</w:t>
      </w:r>
      <w:r w:rsidR="00540849">
        <w:t>3</w:t>
      </w:r>
      <w:r w:rsidRPr="007E078E">
        <w:t xml:space="preserve"> (N.D. Cal. 2024) (“</w:t>
      </w:r>
      <w:r w:rsidR="00540849">
        <w:t>DeviantArt contends that any use of plaintiffs’ works in Stable Diffusion 1.4 should be considered fair use</w:t>
      </w:r>
      <w:r w:rsidRPr="007E078E">
        <w:t xml:space="preserve">.”); </w:t>
      </w:r>
      <w:r>
        <w:t xml:space="preserve">Defendant Anthropic PBC’s Notice of Motion and Motion for Summary Judgment at viii, </w:t>
      </w:r>
      <w:r w:rsidRPr="007E078E">
        <w:rPr>
          <w:i/>
          <w:iCs/>
        </w:rPr>
        <w:t>Andrea Bartz et al. v. Anthropic PBC</w:t>
      </w:r>
      <w:r w:rsidRPr="007E078E">
        <w:t>, 2025 WL 1304762 (N.D.</w:t>
      </w:r>
      <w:r>
        <w:t xml:space="preserve"> </w:t>
      </w:r>
      <w:r w:rsidRPr="007E078E">
        <w:t xml:space="preserve">Cal.) (“The Motion should be granted, and summary judgment entered in </w:t>
      </w:r>
      <w:proofErr w:type="spellStart"/>
      <w:r w:rsidRPr="007E078E">
        <w:t>Anthropic's</w:t>
      </w:r>
      <w:proofErr w:type="spellEnd"/>
      <w:r w:rsidRPr="007E078E">
        <w:t xml:space="preserve"> favor because </w:t>
      </w:r>
      <w:proofErr w:type="spellStart"/>
      <w:r w:rsidRPr="007E078E">
        <w:t>Anthropic's</w:t>
      </w:r>
      <w:proofErr w:type="spellEnd"/>
      <w:r w:rsidRPr="007E078E">
        <w:t xml:space="preserve"> use of Plaintiffs' works is a fair use under Section 107 of the Copyright Act.”); </w:t>
      </w:r>
      <w:r w:rsidRPr="007E078E">
        <w:rPr>
          <w:i/>
          <w:iCs/>
        </w:rPr>
        <w:t>Concord Music Grp., Inc. v. Anthropic PBC</w:t>
      </w:r>
      <w:r w:rsidRPr="007E078E">
        <w:t xml:space="preserve">, 738 F. Supp. 3d 973, 979 (M.D. Tenn. 2024) (“Anthropic maintains that its inclusion of copyrighted song lyrics in the training corpus for Claude constitutes “fair use” under 17 U.S.C. § 107, and, therefore, Anthropic is not required to pay for licenses over those lyrics.”);  </w:t>
      </w:r>
      <w:r w:rsidR="00CE0D96" w:rsidRPr="007E078E">
        <w:rPr>
          <w:i/>
          <w:iCs/>
        </w:rPr>
        <w:t>Thomson Reuters Enterprise Centre GMBH v. Ross Intelligence Inc</w:t>
      </w:r>
      <w:r w:rsidR="00CE0D96" w:rsidRPr="007E078E">
        <w:t xml:space="preserve">, </w:t>
      </w:r>
      <w:r w:rsidR="00CE0D96">
        <w:t>765 F. Supp. 3d 382, 401 (D. Del. 2025)</w:t>
      </w:r>
      <w:r w:rsidR="00CE0D96" w:rsidRPr="007E078E">
        <w:t xml:space="preserve"> (“</w:t>
      </w:r>
      <w:r w:rsidR="00CE0D96">
        <w:t>I grant summary judgment for Thomson Reuters on fair use</w:t>
      </w:r>
      <w:r w:rsidR="00CE0D96" w:rsidRPr="007E078E">
        <w:t>.”); Answer To Complaint</w:t>
      </w:r>
      <w:r w:rsidR="00CE0D96">
        <w:t xml:space="preserve"> at 7</w:t>
      </w:r>
      <w:r w:rsidR="00CE0D96" w:rsidRPr="007E078E">
        <w:t xml:space="preserve">, </w:t>
      </w:r>
      <w:r w:rsidR="00CE0D96" w:rsidRPr="007E078E">
        <w:rPr>
          <w:i/>
          <w:iCs/>
        </w:rPr>
        <w:t>Andre Dubus III et al. v. NVIDIA Corp.</w:t>
      </w:r>
      <w:r w:rsidR="00CE0D96" w:rsidRPr="007E078E">
        <w:t>, No. 4:24-cv-2655-JST (N.D. Cal. July 1, 2024) (asserting fair use as third affirmative defense)</w:t>
      </w:r>
      <w:r w:rsidR="00CE0D96">
        <w:t xml:space="preserve">; </w:t>
      </w:r>
      <w:r w:rsidR="002A524F" w:rsidRPr="007E078E">
        <w:rPr>
          <w:i/>
          <w:iCs/>
        </w:rPr>
        <w:t>Kadrey v. Meta Platforms, Inc.</w:t>
      </w:r>
      <w:r w:rsidR="002A524F" w:rsidRPr="007E078E">
        <w:t>, WL 1752484, at *23 (N.D. Cal. June 25, 2025</w:t>
      </w:r>
      <w:r w:rsidR="002A524F" w:rsidRPr="002A524F">
        <w:t>)</w:t>
      </w:r>
      <w:r w:rsidR="002A524F" w:rsidRPr="002A524F">
        <w:rPr>
          <w:bdr w:val="none" w:sz="0" w:space="0" w:color="auto" w:frame="1"/>
        </w:rPr>
        <w:t xml:space="preserve"> </w:t>
      </w:r>
      <w:r w:rsidRPr="002A524F">
        <w:t>(“</w:t>
      </w:r>
      <w:r w:rsidR="00CE0D96" w:rsidRPr="002A524F">
        <w:t>Therefore</w:t>
      </w:r>
      <w:r w:rsidR="00CE0D96" w:rsidRPr="00CE0D96">
        <w:t>, on this record, Meta is entitled to summary judgment on its fair use defense to the claim that copying these plaintiffs’ books for use as LLM training data was infringement.</w:t>
      </w:r>
      <w:r w:rsidR="00CE0D96">
        <w:t>”);</w:t>
      </w:r>
      <w:r w:rsidRPr="007E078E">
        <w:t xml:space="preserve"> </w:t>
      </w:r>
      <w:r w:rsidR="00CE0D96" w:rsidRPr="007E078E">
        <w:rPr>
          <w:i/>
          <w:iCs/>
        </w:rPr>
        <w:t>In re Google Generative AI Copyright Litig.</w:t>
      </w:r>
      <w:r w:rsidR="00CE0D96" w:rsidRPr="007E078E">
        <w:t>, No. 23-CV-03440-EKL, 2025 WL 1159998, at *3 (N.D. Cal. Apr. 21, 2025) (“[T]he Court cannot determine who is a member of the class without deciding the merits of each potential class member's claim, including</w:t>
      </w:r>
      <w:r w:rsidR="00CE0D96">
        <w:t xml:space="preserve"> . . . </w:t>
      </w:r>
      <w:r w:rsidR="00CE0D96" w:rsidRPr="007E078E">
        <w:t>whether Google has a valid defense based on fair use or license (among other possible defenses”);</w:t>
      </w:r>
      <w:r w:rsidR="00CE0D96">
        <w:t xml:space="preserve"> Complaint at ¶ 75, </w:t>
      </w:r>
      <w:r w:rsidR="00CE0D96" w:rsidRPr="007E078E">
        <w:rPr>
          <w:i/>
          <w:iCs/>
        </w:rPr>
        <w:t>Dow Jones &amp; Company, Inc. v. Perplexity A</w:t>
      </w:r>
      <w:r w:rsidR="00CE0D96">
        <w:rPr>
          <w:i/>
          <w:iCs/>
        </w:rPr>
        <w:t>I</w:t>
      </w:r>
      <w:r w:rsidR="00CE0D96" w:rsidRPr="007E078E">
        <w:rPr>
          <w:i/>
          <w:iCs/>
        </w:rPr>
        <w:t>, Inc.</w:t>
      </w:r>
      <w:r w:rsidR="00CE0D96" w:rsidRPr="007E078E">
        <w:t>, 2024 WL 4564378 (S.D.N.Y.) (“At other times, Perplexity has publicly alluded to the possibility that its copying of publishers' copyrighted works could possibly be justified as a fair use.”);</w:t>
      </w:r>
      <w:r w:rsidR="00CE0D96">
        <w:t xml:space="preserve"> </w:t>
      </w:r>
      <w:r w:rsidR="00CE0D96">
        <w:rPr>
          <w:i/>
          <w:iCs/>
        </w:rPr>
        <w:t xml:space="preserve">see </w:t>
      </w:r>
      <w:r w:rsidR="00CE0D96" w:rsidRPr="006647C6">
        <w:t>also</w:t>
      </w:r>
      <w:r w:rsidR="00CE0D96">
        <w:t xml:space="preserve"> </w:t>
      </w:r>
      <w:r w:rsidR="00CE0D96" w:rsidRPr="003904CD">
        <w:t>https</w:t>
      </w:r>
      <w:r w:rsidR="00CE0D96" w:rsidRPr="007E078E">
        <w:t>://www.cnbc.com/2025/05/28/getty-ceo-stability-ai-lawsuit-doesnt-cover-industry-mass-theft.html (“[Stability AI] has previously argued its use of copyright-protected material online is sound under the “fair use” doctrine</w:t>
      </w:r>
      <w:r w:rsidR="00CE0D96">
        <w:t xml:space="preserve"> . . . .</w:t>
      </w:r>
      <w:r w:rsidR="00CE0D96" w:rsidRPr="007E078E">
        <w:t>”)</w:t>
      </w:r>
    </w:p>
  </w:footnote>
  <w:footnote w:id="280">
    <w:p w14:paraId="783C1F0D"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rPr>
        <w:t>See</w:t>
      </w:r>
      <w:r w:rsidRPr="007E078E">
        <w:t xml:space="preserve"> </w:t>
      </w:r>
      <w:proofErr w:type="gramStart"/>
      <w:r w:rsidRPr="007E078E">
        <w:rPr>
          <w:i/>
        </w:rPr>
        <w:t>supra</w:t>
      </w:r>
      <w:r w:rsidRPr="007E078E">
        <w:t xml:space="preserve"> Part III</w:t>
      </w:r>
      <w:proofErr w:type="gramEnd"/>
      <w:r w:rsidRPr="007E078E">
        <w:t>.C.</w:t>
      </w:r>
    </w:p>
  </w:footnote>
  <w:footnote w:id="281">
    <w:p w14:paraId="358039F9" w14:textId="0DA4C38D" w:rsidR="007E64D7" w:rsidRPr="007E078E" w:rsidRDefault="007E64D7" w:rsidP="007E64D7">
      <w:pPr>
        <w:pStyle w:val="FootnoteText"/>
        <w:rPr>
          <w:i/>
          <w:iCs/>
        </w:rPr>
      </w:pPr>
      <w:r w:rsidRPr="007E078E">
        <w:rPr>
          <w:rStyle w:val="FootnoteReference"/>
          <w:color w:val="auto"/>
        </w:rPr>
        <w:footnoteRef/>
      </w:r>
      <w:r w:rsidRPr="007E078E">
        <w:t xml:space="preserve"> </w:t>
      </w:r>
      <w:ins w:id="100" w:author="Chen Xing" w:date="2025-10-20T13:52:00Z" w16du:dateUtc="2025-10-20T04:52:00Z">
        <w:r w:rsidR="009B720B" w:rsidRPr="009B720B">
          <w:rPr>
            <w:highlight w:val="cyan"/>
            <w:rPrChange w:id="101" w:author="Chen Xing" w:date="2025-10-20T13:52:00Z" w16du:dateUtc="2025-10-20T04:52:00Z">
              <w:rPr/>
            </w:rPrChange>
          </w:rPr>
          <w:t>[RCC]</w:t>
        </w:r>
      </w:ins>
      <w:r w:rsidRPr="007E078E">
        <w:t>Westlaw, Citing References: § 1202. Integrity of copyright management information, https://1.next.westlaw.com/RelatedInformation/N63D21E60A06711D8B8FABFF7D35FC9C0/kcCitingReferences.html?docSource=8d7a5571739646d0891a4c7ecd4815e0&amp;pageNumber=3&amp;facetGuid=h562dbc1f9a5f4b0c9e54031a19076b9c&amp;ppcid=ff632e9b1e074c488825f0c7e444883c&amp;transitionType=ListViewType&amp;contextData=(sc.Default) (last visited Aug. 16, 2025).</w:t>
      </w:r>
    </w:p>
  </w:footnote>
  <w:footnote w:id="282">
    <w:p w14:paraId="133CCFDD" w14:textId="130F0D69" w:rsidR="007E64D7" w:rsidRPr="007E078E" w:rsidRDefault="007E64D7" w:rsidP="007E64D7">
      <w:pPr>
        <w:pStyle w:val="FootnoteText"/>
      </w:pPr>
      <w:r w:rsidRPr="007E078E">
        <w:rPr>
          <w:rStyle w:val="FootnoteReference"/>
          <w:color w:val="auto"/>
        </w:rPr>
        <w:footnoteRef/>
      </w:r>
      <w:r w:rsidRPr="007E078E">
        <w:t xml:space="preserve"> </w:t>
      </w:r>
      <w:ins w:id="102" w:author="Chen Xing" w:date="2025-10-20T13:52:00Z" w16du:dateUtc="2025-10-20T04:52:00Z">
        <w:r w:rsidR="009B720B" w:rsidRPr="009B720B">
          <w:rPr>
            <w:highlight w:val="cyan"/>
            <w:rPrChange w:id="103" w:author="Chen Xing" w:date="2025-10-20T13:53:00Z" w16du:dateUtc="2025-10-20T04:53:00Z">
              <w:rPr/>
            </w:rPrChange>
          </w:rPr>
          <w:t>[RCC]</w:t>
        </w:r>
      </w:ins>
      <w:r w:rsidRPr="007E078E">
        <w:t>Westlaw, Citing References: § 501. Infringement of copyright, https://1.next.westlaw.com/RelatedInformation/N8B5A66105EF411EAA205E0AF336A735E/kcCitingReferences.html?docSource=f82ef3e8efef48b0a79ffed7d249169f&amp;pageNumber=9&amp;sortType=datedesc&amp;sortOrder=datedesc&amp;facetGuid=h562dbc1f9a5f4b0c9e54031a19076b9c&amp;ppcid=626c8b0a74f64bd08ffe69c74173095a&amp;transitionType=ListViewType&amp;contextData=(sc.Default) (last visited Aug. 16, 2025).</w:t>
      </w:r>
    </w:p>
  </w:footnote>
  <w:footnote w:id="283">
    <w:p w14:paraId="1EFF12ED" w14:textId="7EC715E8"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 xml:space="preserve">See supra </w:t>
      </w:r>
      <w:r w:rsidRPr="007E078E">
        <w:t xml:space="preserve">note </w:t>
      </w:r>
      <w:r w:rsidRPr="007E078E">
        <w:fldChar w:fldCharType="begin"/>
      </w:r>
      <w:r w:rsidRPr="007E078E">
        <w:instrText xml:space="preserve"> NOTEREF _Ref206246930 \h  \* MERGEFORMAT </w:instrText>
      </w:r>
      <w:r w:rsidRPr="007E078E">
        <w:fldChar w:fldCharType="separate"/>
      </w:r>
      <w:r>
        <w:t>274</w:t>
      </w:r>
      <w:r w:rsidRPr="007E078E">
        <w:fldChar w:fldCharType="end"/>
      </w:r>
      <w:r w:rsidRPr="007E078E">
        <w:t xml:space="preserve"> (referencing the § 1202 opinions published in 2025 thus far)</w:t>
      </w:r>
      <w:r>
        <w:t>.</w:t>
      </w:r>
      <w:r w:rsidRPr="007E078E">
        <w:t xml:space="preserve"> </w:t>
      </w:r>
      <w:r>
        <w:t xml:space="preserve">For cases that brought a § 1202 claim alone, </w:t>
      </w:r>
      <w:r w:rsidRPr="00892806">
        <w:t>see</w:t>
      </w:r>
      <w:r w:rsidRPr="007E0C7C">
        <w:t xml:space="preserve">, </w:t>
      </w:r>
      <w:r w:rsidRPr="00892806">
        <w:t>e.g.</w:t>
      </w:r>
      <w:r w:rsidRPr="007E0C7C">
        <w:t>,</w:t>
      </w:r>
      <w:r w:rsidRPr="007E078E">
        <w:rPr>
          <w:i/>
          <w:iCs/>
        </w:rPr>
        <w:t xml:space="preserve"> </w:t>
      </w:r>
      <w:ins w:id="104" w:author="Chen Xing" w:date="2025-10-20T13:44:00Z" w16du:dateUtc="2025-10-20T04:44:00Z">
        <w:r w:rsidR="009B720B" w:rsidRPr="009B720B">
          <w:rPr>
            <w:highlight w:val="cyan"/>
            <w:rPrChange w:id="105" w:author="Chen Xing" w:date="2025-10-20T13:45:00Z" w16du:dateUtc="2025-10-20T04:45:00Z">
              <w:rPr/>
            </w:rPrChange>
          </w:rPr>
          <w:t>[RCC]</w:t>
        </w:r>
      </w:ins>
      <w:proofErr w:type="spellStart"/>
      <w:r w:rsidR="00E60D56">
        <w:t>Compl</w:t>
      </w:r>
      <w:proofErr w:type="spellEnd"/>
      <w:r w:rsidR="00E60D56">
        <w:t xml:space="preserve">., </w:t>
      </w:r>
      <w:r w:rsidRPr="007E078E">
        <w:rPr>
          <w:i/>
          <w:iCs/>
        </w:rPr>
        <w:t>Webster v. Doe</w:t>
      </w:r>
      <w:r w:rsidRPr="007E078E">
        <w:t>, WL 2054350 (E.D.N.C. July 22, 2025) (bringing a § 1202 claim alone</w:t>
      </w:r>
      <w:r w:rsidRPr="00663348">
        <w:t>)</w:t>
      </w:r>
      <w:r>
        <w:t>,</w:t>
      </w:r>
      <w:r w:rsidRPr="007E078E">
        <w:rPr>
          <w:i/>
          <w:iCs/>
        </w:rPr>
        <w:t xml:space="preserve"> The Intercept Media, Inc. v. OpenAI, Inc.</w:t>
      </w:r>
      <w:r w:rsidRPr="007E078E">
        <w:t>, 767 F. Supp. 3d 18</w:t>
      </w:r>
      <w:r>
        <w:t>, 22</w:t>
      </w:r>
      <w:r w:rsidRPr="007E078E">
        <w:t xml:space="preserve"> (S.D.N.Y. 2025) (bringing a § 1202 claim alone).</w:t>
      </w:r>
    </w:p>
  </w:footnote>
  <w:footnote w:id="284">
    <w:p w14:paraId="3A85C612" w14:textId="226201A9"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 xml:space="preserve">See supra </w:t>
      </w:r>
      <w:r w:rsidRPr="007E078E">
        <w:t xml:space="preserve">note </w:t>
      </w:r>
      <w:r w:rsidRPr="007E078E">
        <w:fldChar w:fldCharType="begin"/>
      </w:r>
      <w:r w:rsidRPr="007E078E">
        <w:instrText xml:space="preserve"> NOTEREF _Ref206246930 \h  \* MERGEFORMAT </w:instrText>
      </w:r>
      <w:r w:rsidRPr="007E078E">
        <w:fldChar w:fldCharType="separate"/>
      </w:r>
      <w:r>
        <w:t>274</w:t>
      </w:r>
      <w:r w:rsidRPr="007E078E">
        <w:fldChar w:fldCharType="end"/>
      </w:r>
      <w:r w:rsidRPr="007E078E">
        <w:t xml:space="preserve"> (referencing the § 1202 opinions published in 2025 thus far)</w:t>
      </w:r>
      <w:r>
        <w:t>,</w:t>
      </w:r>
      <w:r w:rsidRPr="007E078E">
        <w:rPr>
          <w:i/>
          <w:iCs/>
        </w:rPr>
        <w:t>Crafts Outlet, Inc.</w:t>
      </w:r>
      <w:r>
        <w:rPr>
          <w:i/>
          <w:iCs/>
        </w:rPr>
        <w:t xml:space="preserve"> v. Crafts Online Outlet, Inc.</w:t>
      </w:r>
      <w:r w:rsidRPr="007E078E">
        <w:t>, WL 2197314, at *3 (D. Colo. Aug. 1, 2025) (containing a § 1202 claim brought alongside a trademark infringement claim</w:t>
      </w:r>
      <w:r>
        <w:t xml:space="preserve"> but not a copyright infringement claim</w:t>
      </w:r>
      <w:r w:rsidRPr="007E078E">
        <w:t>).</w:t>
      </w:r>
    </w:p>
  </w:footnote>
  <w:footnote w:id="285">
    <w:p w14:paraId="390C6E51" w14:textId="4DB1B3D2" w:rsidR="007E64D7" w:rsidRPr="007E078E" w:rsidRDefault="007E64D7" w:rsidP="007E64D7">
      <w:pPr>
        <w:pStyle w:val="FootnoteText"/>
      </w:pPr>
      <w:r w:rsidRPr="007E078E">
        <w:rPr>
          <w:rStyle w:val="FootnoteReference"/>
          <w:color w:val="auto"/>
          <w:szCs w:val="20"/>
        </w:rPr>
        <w:footnoteRef/>
      </w:r>
      <w:r w:rsidRPr="007E078E">
        <w:t xml:space="preserve"> </w:t>
      </w:r>
      <w:r>
        <w:rPr>
          <w:i/>
          <w:iCs/>
        </w:rPr>
        <w:t xml:space="preserve">See </w:t>
      </w:r>
      <w:r w:rsidRPr="007E078E">
        <w:rPr>
          <w:i/>
          <w:iCs/>
        </w:rPr>
        <w:t>Kadrey v. Meta Platforms, Inc.</w:t>
      </w:r>
      <w:r w:rsidRPr="007E078E">
        <w:t>, WL 1752484, at *23 (N.D. Cal. June 25, 2025)</w:t>
      </w:r>
      <w:r w:rsidRPr="007E078E">
        <w:rPr>
          <w:bdr w:val="none" w:sz="0" w:space="0" w:color="auto" w:frame="1"/>
        </w:rPr>
        <w:t xml:space="preserve"> (“T</w:t>
      </w:r>
      <w:r w:rsidRPr="007E078E">
        <w:t>herefore, on this record, Meta is entitled to summary judgment on its fair use defense to the claim that copying these plaintiffs’ books for use as LLM training data was infringement.”) Note, however, that the court emphasized the fact-specific nature of the fair use inquiry</w:t>
      </w:r>
      <w:r w:rsidR="00540849">
        <w:t xml:space="preserve"> and noted in dicta </w:t>
      </w:r>
      <w:r w:rsidR="00540849" w:rsidRPr="00540849">
        <w:t>that “</w:t>
      </w:r>
      <w:r w:rsidR="00540849" w:rsidRPr="00892806">
        <w:t>it's hard to imagine that it can be fair use to use copyrighted books to develop” LLM tools.</w:t>
      </w:r>
      <w:r w:rsidR="00540849" w:rsidRPr="00540849">
        <w:t xml:space="preserve"> </w:t>
      </w:r>
      <w:r w:rsidRPr="00540849">
        <w:rPr>
          <w:i/>
          <w:iCs/>
        </w:rPr>
        <w:t>Id</w:t>
      </w:r>
      <w:r w:rsidRPr="007E078E">
        <w:rPr>
          <w:i/>
          <w:iCs/>
        </w:rPr>
        <w:t xml:space="preserve">. </w:t>
      </w:r>
      <w:r w:rsidRPr="007E078E">
        <w:t xml:space="preserve">at </w:t>
      </w:r>
      <w:r>
        <w:t>*</w:t>
      </w:r>
      <w:r w:rsidRPr="007E078E">
        <w:t>22</w:t>
      </w:r>
      <w:r w:rsidR="00540849">
        <w:t>=23</w:t>
      </w:r>
      <w:r w:rsidRPr="007E078E">
        <w:t xml:space="preserve">. </w:t>
      </w:r>
      <w:r w:rsidRPr="007E078E">
        <w:rPr>
          <w:i/>
          <w:iCs/>
        </w:rPr>
        <w:t xml:space="preserve">See also </w:t>
      </w:r>
      <w:r w:rsidRPr="007E078E">
        <w:rPr>
          <w:i/>
          <w:iCs/>
          <w:bdr w:val="none" w:sz="0" w:space="0" w:color="auto" w:frame="1"/>
        </w:rPr>
        <w:t>Bartz v. Anthropic PBC</w:t>
      </w:r>
      <w:r w:rsidRPr="007E078E">
        <w:rPr>
          <w:bdr w:val="none" w:sz="0" w:space="0" w:color="auto" w:frame="1"/>
        </w:rPr>
        <w:t>, WL 1741691, at *19 (N.D. Cal. June 23, 2025) (</w:t>
      </w:r>
      <w:r>
        <w:rPr>
          <w:bdr w:val="none" w:sz="0" w:space="0" w:color="auto" w:frame="1"/>
        </w:rPr>
        <w:t>“</w:t>
      </w:r>
      <w:r w:rsidRPr="007E078E">
        <w:t>This order grants summary judgment for Anthropic that the training use was a fair use.</w:t>
      </w:r>
      <w:r>
        <w:t>”</w:t>
      </w:r>
      <w:r w:rsidRPr="007E078E">
        <w:t>). Both of these cases came from the same court.</w:t>
      </w:r>
    </w:p>
  </w:footnote>
  <w:footnote w:id="286">
    <w:p w14:paraId="2CF0E1BC"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 xml:space="preserve">See </w:t>
      </w:r>
      <w:proofErr w:type="gramStart"/>
      <w:r w:rsidRPr="007E078E">
        <w:rPr>
          <w:i/>
          <w:iCs/>
        </w:rPr>
        <w:t>supra</w:t>
      </w:r>
      <w:r w:rsidRPr="007E078E">
        <w:t xml:space="preserve"> Part II</w:t>
      </w:r>
      <w:proofErr w:type="gramEnd"/>
      <w:r w:rsidRPr="007E078E">
        <w:t>.B (discussing the potential invalidity of fair use as applied to § 1202 claims).</w:t>
      </w:r>
    </w:p>
  </w:footnote>
  <w:footnote w:id="287">
    <w:p w14:paraId="3010A7A3"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Kadrey v. Meta Platforms, Inc.</w:t>
      </w:r>
      <w:r w:rsidRPr="007E078E">
        <w:t xml:space="preserve"> WL 1786418, at *1 (N.D. Cal. June 27, 2025) (“The plaintiffs’ DMCA claim fails because . . . [defendants’] copying must be deemed fair use.”).</w:t>
      </w:r>
    </w:p>
  </w:footnote>
  <w:footnote w:id="288">
    <w:p w14:paraId="09FBF6DA"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u w:color="DCA10D"/>
        </w:rPr>
        <w:t>Kadrey v. Meta Platforms, Inc.</w:t>
      </w:r>
      <w:r w:rsidRPr="007E078E">
        <w:rPr>
          <w:u w:color="DCA10D"/>
        </w:rPr>
        <w:t xml:space="preserve">, WL 1786418, at </w:t>
      </w:r>
      <w:proofErr w:type="spellStart"/>
      <w:r w:rsidRPr="007E078E">
        <w:rPr>
          <w:u w:color="DCA10D"/>
        </w:rPr>
        <w:t>fn</w:t>
      </w:r>
      <w:proofErr w:type="spellEnd"/>
      <w:r w:rsidRPr="007E078E">
        <w:rPr>
          <w:u w:color="DCA10D"/>
        </w:rPr>
        <w:t xml:space="preserve"> 1 (N.D. Cal. June 27, 2025).</w:t>
      </w:r>
    </w:p>
  </w:footnote>
  <w:footnote w:id="289">
    <w:p w14:paraId="2239CC7C"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 xml:space="preserve">See </w:t>
      </w:r>
      <w:proofErr w:type="gramStart"/>
      <w:r w:rsidRPr="007E078E">
        <w:rPr>
          <w:i/>
          <w:iCs/>
        </w:rPr>
        <w:t>supra</w:t>
      </w:r>
      <w:r w:rsidRPr="007E078E">
        <w:t xml:space="preserve"> Part II</w:t>
      </w:r>
      <w:proofErr w:type="gramEnd"/>
      <w:r w:rsidRPr="007E078E">
        <w:t>.B (discussing the potential invalidity of fair use as applied to § 1202 claims).</w:t>
      </w:r>
    </w:p>
  </w:footnote>
  <w:footnote w:id="290">
    <w:p w14:paraId="1E6668DF" w14:textId="22772708" w:rsidR="007E64D7" w:rsidRPr="007E078E" w:rsidRDefault="007E64D7" w:rsidP="007E64D7">
      <w:pPr>
        <w:pStyle w:val="FootnoteText"/>
      </w:pPr>
      <w:r w:rsidRPr="007E078E">
        <w:rPr>
          <w:rStyle w:val="FootnoteReference"/>
          <w:color w:val="auto"/>
        </w:rPr>
        <w:footnoteRef/>
      </w:r>
      <w:r w:rsidRPr="007E078E">
        <w:t xml:space="preserve"> </w:t>
      </w:r>
      <w:r>
        <w:rPr>
          <w:i/>
          <w:iCs/>
        </w:rPr>
        <w:t xml:space="preserve">See </w:t>
      </w:r>
      <w:r w:rsidRPr="007E078E">
        <w:t xml:space="preserve">Chesley, </w:t>
      </w:r>
      <w:r w:rsidRPr="007E078E">
        <w:rPr>
          <w:i/>
        </w:rPr>
        <w:t>supra</w:t>
      </w:r>
      <w:r w:rsidRPr="007E078E">
        <w:t xml:space="preserve"> note </w:t>
      </w:r>
      <w:r w:rsidRPr="007E078E">
        <w:fldChar w:fldCharType="begin"/>
      </w:r>
      <w:r w:rsidRPr="007E078E">
        <w:instrText xml:space="preserve"> NOTEREF _Ref205387307 \h  \* MERGEFORMAT </w:instrText>
      </w:r>
      <w:r w:rsidRPr="007E078E">
        <w:fldChar w:fldCharType="separate"/>
      </w:r>
      <w:r>
        <w:t>29</w:t>
      </w:r>
      <w:r w:rsidRPr="007E078E">
        <w:fldChar w:fldCharType="end"/>
      </w:r>
      <w:r w:rsidRPr="007E078E">
        <w:t xml:space="preserve"> at 34 (“In </w:t>
      </w:r>
      <w:r w:rsidRPr="00892806">
        <w:rPr>
          <w:i/>
          <w:iCs/>
        </w:rPr>
        <w:t>McClatchey</w:t>
      </w:r>
      <w:r w:rsidRPr="007E078E">
        <w:t>, the court held that each ‘violative act by the Defendant’ constituted a violation. This is an arbitrary construct when there is little difference between distributing a photograph to a list of subscribers via one photo database or a series of several emails. However, under the per-violation scheme of the DMCA, we have little choice but to use such language.”)</w:t>
      </w:r>
      <w:r w:rsidR="00160B87">
        <w:t xml:space="preserve">; </w:t>
      </w:r>
      <w:ins w:id="106" w:author="Chen Xing" w:date="2025-10-20T13:44:00Z" w16du:dateUtc="2025-10-20T04:44:00Z">
        <w:r w:rsidR="00892806" w:rsidRPr="00892806">
          <w:rPr>
            <w:highlight w:val="cyan"/>
            <w:rPrChange w:id="107" w:author="Chen Xing" w:date="2025-10-20T13:44:00Z" w16du:dateUtc="2025-10-20T04:44:00Z">
              <w:rPr/>
            </w:rPrChange>
          </w:rPr>
          <w:t>[RCC]</w:t>
        </w:r>
      </w:ins>
      <w:r w:rsidR="00160B87">
        <w:t xml:space="preserve">Shuyin Ouyang, Jie M. Zhang, Mark Harman, &amp; Meng Wang, </w:t>
      </w:r>
      <w:r w:rsidR="00160B87" w:rsidRPr="00892806">
        <w:rPr>
          <w:i/>
          <w:iCs/>
        </w:rPr>
        <w:t>An Empirical Study of the Non-</w:t>
      </w:r>
      <w:r w:rsidR="00160B87">
        <w:rPr>
          <w:i/>
          <w:iCs/>
        </w:rPr>
        <w:t>d</w:t>
      </w:r>
      <w:r w:rsidR="00160B87" w:rsidRPr="00892806">
        <w:rPr>
          <w:i/>
          <w:iCs/>
        </w:rPr>
        <w:t>eterminism of ChatGPT in Code Generation</w:t>
      </w:r>
      <w:r w:rsidR="00160B87">
        <w:t xml:space="preserve">, 34 ACM Trans. </w:t>
      </w:r>
      <w:proofErr w:type="spellStart"/>
      <w:r w:rsidR="00160B87">
        <w:t>Softw</w:t>
      </w:r>
      <w:proofErr w:type="spellEnd"/>
      <w:r w:rsidR="00160B87">
        <w:t xml:space="preserve">. Eng. </w:t>
      </w:r>
      <w:proofErr w:type="spellStart"/>
      <w:r w:rsidR="00160B87">
        <w:t>Methodol</w:t>
      </w:r>
      <w:proofErr w:type="spellEnd"/>
      <w:r w:rsidR="00160B87">
        <w:t>. 1, 1 (2025) (“Large Language Models (LLMs) are nondeterministic by nature.”).</w:t>
      </w:r>
    </w:p>
  </w:footnote>
  <w:footnote w:id="291">
    <w:p w14:paraId="59D1F2D9" w14:textId="2E938D16" w:rsidR="007E64D7" w:rsidRPr="007E078E" w:rsidRDefault="007E64D7" w:rsidP="007E64D7">
      <w:pPr>
        <w:pStyle w:val="FootnoteText"/>
      </w:pPr>
      <w:r w:rsidRPr="007E078E">
        <w:rPr>
          <w:rStyle w:val="FootnoteReference"/>
          <w:color w:val="auto"/>
        </w:rPr>
        <w:footnoteRef/>
      </w:r>
      <w:r w:rsidRPr="007E078E">
        <w:t xml:space="preserve"> </w:t>
      </w:r>
      <w:proofErr w:type="spellStart"/>
      <w:r w:rsidR="00B71AA8">
        <w:t>MacKenzie</w:t>
      </w:r>
      <w:proofErr w:type="spellEnd"/>
      <w:r w:rsidR="00B71AA8">
        <w:t xml:space="preserve"> </w:t>
      </w:r>
      <w:proofErr w:type="spellStart"/>
      <w:r w:rsidR="00B71AA8">
        <w:t>Sigalos</w:t>
      </w:r>
      <w:proofErr w:type="spellEnd"/>
      <w:r w:rsidR="00B71AA8">
        <w:t xml:space="preserve">, </w:t>
      </w:r>
      <w:r w:rsidR="00B71AA8">
        <w:rPr>
          <w:i/>
          <w:iCs/>
        </w:rPr>
        <w:t xml:space="preserve">OpenAI’s ChatGPT to hit 700 million weekly users, up 4x from last </w:t>
      </w:r>
      <w:r w:rsidR="00B71AA8" w:rsidRPr="00B71AA8">
        <w:rPr>
          <w:i/>
          <w:iCs/>
        </w:rPr>
        <w:t>year</w:t>
      </w:r>
      <w:r w:rsidR="00B71AA8">
        <w:t xml:space="preserve">, CNBC (Aug. 4, 2025), </w:t>
      </w:r>
      <w:r w:rsidRPr="00B71AA8">
        <w:t>https</w:t>
      </w:r>
      <w:r w:rsidRPr="007E078E">
        <w:t>://www.cnbc.com/2025/08/04/openai-chatgpt-700-million-users.html</w:t>
      </w:r>
      <w:r w:rsidRPr="007E078E" w:rsidDel="007146A9">
        <w:t xml:space="preserve"> </w:t>
      </w:r>
      <w:r w:rsidRPr="007E078E">
        <w:t>(“OpenAI is set to hit 700 million weekly active users for ChatGPT this week, up from 500 million in March</w:t>
      </w:r>
      <w:r>
        <w:t xml:space="preserve"> </w:t>
      </w:r>
      <w:proofErr w:type="gramStart"/>
      <w:r>
        <w:t>. . . .</w:t>
      </w:r>
      <w:proofErr w:type="gramEnd"/>
      <w:r w:rsidRPr="007E078E">
        <w:t>”).</w:t>
      </w:r>
    </w:p>
  </w:footnote>
  <w:footnote w:id="292">
    <w:p w14:paraId="665E65BE" w14:textId="77777777" w:rsidR="007E64D7" w:rsidRPr="007E078E" w:rsidRDefault="007E64D7" w:rsidP="007E64D7">
      <w:pPr>
        <w:pStyle w:val="FootnoteText"/>
      </w:pPr>
      <w:r w:rsidRPr="007E078E">
        <w:rPr>
          <w:rStyle w:val="FootnoteReference"/>
          <w:color w:val="auto"/>
        </w:rPr>
        <w:footnoteRef/>
      </w:r>
      <w:r w:rsidRPr="007E078E">
        <w:t xml:space="preserve"> Pamela Samuelson, </w:t>
      </w:r>
      <w:r w:rsidRPr="007E078E">
        <w:rPr>
          <w:i/>
        </w:rPr>
        <w:t>How to Think about Remedies in the Generative AI Copyright Cases</w:t>
      </w:r>
      <w:r w:rsidRPr="007E078E">
        <w:t>, 67 Comm</w:t>
      </w:r>
      <w:r>
        <w:t>s</w:t>
      </w:r>
      <w:r w:rsidRPr="007E078E">
        <w:t>. ACM 27,</w:t>
      </w:r>
      <w:r>
        <w:t xml:space="preserve"> 28.</w:t>
      </w:r>
    </w:p>
  </w:footnote>
  <w:footnote w:id="293">
    <w:p w14:paraId="4E720DFA"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Id.</w:t>
      </w:r>
    </w:p>
  </w:footnote>
  <w:footnote w:id="294">
    <w:p w14:paraId="088F1580"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Id.</w:t>
      </w:r>
    </w:p>
  </w:footnote>
  <w:footnote w:id="295">
    <w:p w14:paraId="743895A1"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Id.</w:t>
      </w:r>
    </w:p>
  </w:footnote>
  <w:footnote w:id="296">
    <w:p w14:paraId="39D1424A"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See supra</w:t>
      </w:r>
      <w:r w:rsidRPr="007E078E">
        <w:t xml:space="preserve"> note</w:t>
      </w:r>
      <w:r>
        <w:t>s</w:t>
      </w:r>
      <w:r w:rsidRPr="007E078E">
        <w:t xml:space="preserve"> </w:t>
      </w:r>
      <w:r w:rsidRPr="007E078E">
        <w:fldChar w:fldCharType="begin"/>
      </w:r>
      <w:r w:rsidRPr="007E078E">
        <w:instrText xml:space="preserve"> NOTEREF _Ref206070988 \h  \* MERGEFORMAT </w:instrText>
      </w:r>
      <w:r w:rsidRPr="007E078E">
        <w:fldChar w:fldCharType="separate"/>
      </w:r>
      <w:r>
        <w:t>106</w:t>
      </w:r>
      <w:r w:rsidRPr="007E078E">
        <w:fldChar w:fldCharType="end"/>
      </w:r>
      <w:r>
        <w:t xml:space="preserve">, </w:t>
      </w:r>
      <w:r>
        <w:fldChar w:fldCharType="begin"/>
      </w:r>
      <w:r>
        <w:instrText xml:space="preserve"> NOTEREF _Ref208853906 \h </w:instrText>
      </w:r>
      <w:r>
        <w:fldChar w:fldCharType="separate"/>
      </w:r>
      <w:r>
        <w:t>108</w:t>
      </w:r>
      <w:r>
        <w:fldChar w:fldCharType="end"/>
      </w:r>
      <w:r w:rsidRPr="007E078E">
        <w:t xml:space="preserve"> and accompanying text (introducing § 1202’s requirement that an allegedly violating work be a “copy” of the allegedly violated work).</w:t>
      </w:r>
    </w:p>
  </w:footnote>
  <w:footnote w:id="297">
    <w:p w14:paraId="2BE8F404"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 xml:space="preserve">See supra </w:t>
      </w:r>
      <w:r w:rsidRPr="007E078E">
        <w:t xml:space="preserve">notes </w:t>
      </w:r>
      <w:r w:rsidRPr="007E078E">
        <w:fldChar w:fldCharType="begin"/>
      </w:r>
      <w:r w:rsidRPr="007E078E">
        <w:instrText xml:space="preserve"> NOTEREF _Ref205397382 \h  \* MERGEFORMAT </w:instrText>
      </w:r>
      <w:r w:rsidRPr="007E078E">
        <w:fldChar w:fldCharType="separate"/>
      </w:r>
      <w:r>
        <w:t>114</w:t>
      </w:r>
      <w:r w:rsidRPr="007E078E">
        <w:fldChar w:fldCharType="end"/>
      </w:r>
      <w:r w:rsidRPr="007E078E">
        <w:t>-</w:t>
      </w:r>
      <w:r w:rsidRPr="007E078E">
        <w:fldChar w:fldCharType="begin"/>
      </w:r>
      <w:r w:rsidRPr="007E078E">
        <w:instrText xml:space="preserve"> NOTEREF _Ref206071432 \h  \* MERGEFORMAT </w:instrText>
      </w:r>
      <w:r w:rsidRPr="007E078E">
        <w:fldChar w:fldCharType="separate"/>
      </w:r>
      <w:r>
        <w:t>141</w:t>
      </w:r>
      <w:r w:rsidRPr="007E078E">
        <w:fldChar w:fldCharType="end"/>
      </w:r>
      <w:r w:rsidRPr="007E078E">
        <w:t xml:space="preserve"> and accompanying text (describing how courts have understood the similarity and identicality standards).</w:t>
      </w:r>
    </w:p>
  </w:footnote>
  <w:footnote w:id="298">
    <w:p w14:paraId="22E5FCD8" w14:textId="6D9857A3"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See supra</w:t>
      </w:r>
      <w:r w:rsidRPr="007E078E">
        <w:t xml:space="preserve"> note </w:t>
      </w:r>
      <w:r>
        <w:fldChar w:fldCharType="begin"/>
      </w:r>
      <w:r>
        <w:instrText xml:space="preserve"> NOTEREF _Ref208854231 \h </w:instrText>
      </w:r>
      <w:r>
        <w:fldChar w:fldCharType="separate"/>
      </w:r>
      <w:r>
        <w:t>192</w:t>
      </w:r>
      <w:r>
        <w:fldChar w:fldCharType="end"/>
      </w:r>
      <w:r w:rsidRPr="007E078E">
        <w:t xml:space="preserve"> (listing difficulty of assessing damages as a </w:t>
      </w:r>
      <w:proofErr w:type="gramStart"/>
      <w:r w:rsidRPr="007E078E">
        <w:t>factor courts</w:t>
      </w:r>
      <w:proofErr w:type="gramEnd"/>
      <w:r w:rsidRPr="007E078E">
        <w:t xml:space="preserve"> consider in determining damages).</w:t>
      </w:r>
    </w:p>
  </w:footnote>
  <w:footnote w:id="299">
    <w:p w14:paraId="6C21B791" w14:textId="0E6543FF" w:rsidR="007E64D7" w:rsidRPr="007E078E" w:rsidRDefault="007E64D7" w:rsidP="007E64D7">
      <w:pPr>
        <w:pStyle w:val="FootnoteText"/>
      </w:pPr>
      <w:r w:rsidRPr="007E078E">
        <w:rPr>
          <w:rStyle w:val="FootnoteReference"/>
          <w:color w:val="auto"/>
          <w:szCs w:val="20"/>
        </w:rPr>
        <w:footnoteRef/>
      </w:r>
      <w:r w:rsidRPr="007E078E">
        <w:t xml:space="preserve"> </w:t>
      </w:r>
      <w:r w:rsidRPr="00B25B77">
        <w:rPr>
          <w:i/>
          <w:iCs/>
        </w:rPr>
        <w:t>See</w:t>
      </w:r>
      <w:r>
        <w:t xml:space="preserve">, </w:t>
      </w:r>
      <w:r>
        <w:rPr>
          <w:i/>
          <w:iCs/>
        </w:rPr>
        <w:t>e.g.</w:t>
      </w:r>
      <w:r>
        <w:t xml:space="preserve">, </w:t>
      </w:r>
      <w:r w:rsidRPr="00B25B77">
        <w:t>First</w:t>
      </w:r>
      <w:r w:rsidRPr="007E078E">
        <w:t xml:space="preserve"> Amended Complaint</w:t>
      </w:r>
      <w:r>
        <w:t xml:space="preserve"> at 17-18</w:t>
      </w:r>
      <w:r w:rsidRPr="007E078E">
        <w:t xml:space="preserve">, </w:t>
      </w:r>
      <w:r w:rsidRPr="007E078E">
        <w:rPr>
          <w:i/>
          <w:iCs/>
        </w:rPr>
        <w:t>NYT v. Microsoft</w:t>
      </w:r>
      <w:r w:rsidRPr="007E078E">
        <w:t xml:space="preserve"> (“GPT-3.5 and GPT-4 are both orders of magnitude more powerful than the two previous generations, yet Defendants have kept their design and training entirely a secret</w:t>
      </w:r>
      <w:proofErr w:type="gramStart"/>
      <w:r>
        <w:t>.</w:t>
      </w:r>
      <w:r w:rsidRPr="007E078E">
        <w:t xml:space="preserve"> . . .</w:t>
      </w:r>
      <w:proofErr w:type="gramEnd"/>
      <w:r w:rsidRPr="007E078E">
        <w:t xml:space="preserve"> OpenAI’s Chief Scientist </w:t>
      </w:r>
      <w:proofErr w:type="spellStart"/>
      <w:r w:rsidRPr="007E078E">
        <w:t>Sutskever</w:t>
      </w:r>
      <w:proofErr w:type="spellEnd"/>
      <w:r w:rsidRPr="007E078E">
        <w:t xml:space="preserve"> justified this secrecy on commercial grounds </w:t>
      </w:r>
      <w:proofErr w:type="gramStart"/>
      <w:r w:rsidRPr="007E078E">
        <w:t xml:space="preserve">. . . </w:t>
      </w:r>
      <w:r>
        <w:t>.</w:t>
      </w:r>
      <w:proofErr w:type="gramEnd"/>
      <w:r>
        <w:t xml:space="preserve"> </w:t>
      </w:r>
      <w:r w:rsidRPr="007E078E">
        <w:t xml:space="preserve">But its effect was to conceal the identity of the data OpenAI copied to train its latest models from rightsholders”); First Amended Complaint, </w:t>
      </w:r>
      <w:r w:rsidRPr="007E078E">
        <w:rPr>
          <w:i/>
          <w:iCs/>
        </w:rPr>
        <w:t>Doe v. GitHub</w:t>
      </w:r>
      <w:r w:rsidRPr="007E078E">
        <w:t xml:space="preserve"> </w:t>
      </w:r>
      <w:r>
        <w:t xml:space="preserve">at 3 </w:t>
      </w:r>
      <w:r w:rsidRPr="007E078E">
        <w:t>(“Though Defendants have been cagey about what data was used to train the AI, they have conceded that the training data includes data in vast numbers of publicly accessible repositories on GitHub</w:t>
      </w:r>
      <w:r>
        <w:t xml:space="preserve"> . . . .</w:t>
      </w:r>
      <w:r w:rsidRPr="007E078E">
        <w:t xml:space="preserve">”); Andreas Liesenfeld, et al., </w:t>
      </w:r>
      <w:r>
        <w:t xml:space="preserve">ACM Conference on Conversational User Interfaces, </w:t>
      </w:r>
      <w:r w:rsidRPr="007E078E">
        <w:rPr>
          <w:i/>
          <w:iCs/>
        </w:rPr>
        <w:t>Opening up ChatGPT: Tracking openness, transparency, and accountability in instruction-tuned text generators</w:t>
      </w:r>
      <w:r w:rsidRPr="007E078E">
        <w:t xml:space="preserve"> (</w:t>
      </w:r>
      <w:r>
        <w:t xml:space="preserve">July </w:t>
      </w:r>
      <w:r w:rsidRPr="007E078E">
        <w:t>2023), at *</w:t>
      </w:r>
      <w:r w:rsidR="00D050F8">
        <w:t>2</w:t>
      </w:r>
      <w:r w:rsidRPr="007E078E">
        <w:t xml:space="preserve"> (</w:t>
      </w:r>
      <w:r w:rsidR="00D050F8">
        <w:t>criticizing models like ChatGPT for preventing a “critical and holistic understanding of the constraints and capabilities of such systems”)</w:t>
      </w:r>
      <w:r w:rsidRPr="007E078E">
        <w:t xml:space="preserve">; Camilla A. Hrdy, </w:t>
      </w:r>
      <w:r w:rsidRPr="007E078E">
        <w:rPr>
          <w:i/>
          <w:iCs/>
        </w:rPr>
        <w:t>Keeping ChatGPT a Trade Secret While Selling It Too</w:t>
      </w:r>
      <w:r w:rsidRPr="007E078E">
        <w:t>, 40 Berkeley Tech. L.J. 75, 79-80</w:t>
      </w:r>
      <w:r>
        <w:t xml:space="preserve"> (2025)</w:t>
      </w:r>
      <w:r w:rsidRPr="007E078E">
        <w:t xml:space="preserve"> (“[Many AI companies] distribute generative AI models using a ‘closed source’ structure that hides the model’s inner workings from users. ChatGPT users, for example, generally have no idea how the underlying generative AI models work or how they reach their conclusions</w:t>
      </w:r>
      <w:proofErr w:type="gramStart"/>
      <w:r>
        <w:t>. . . .</w:t>
      </w:r>
      <w:proofErr w:type="gramEnd"/>
      <w:r>
        <w:t xml:space="preserve"> </w:t>
      </w:r>
      <w:r w:rsidRPr="007E078E">
        <w:t>From the users’ perspective, ChatGPT is the ultimate ‘black box.’”).</w:t>
      </w:r>
    </w:p>
  </w:footnote>
  <w:footnote w:id="300">
    <w:p w14:paraId="648C325B" w14:textId="15B548D6" w:rsidR="007E64D7" w:rsidRPr="007E078E" w:rsidRDefault="007E64D7" w:rsidP="007E64D7">
      <w:pPr>
        <w:pStyle w:val="FootnoteText"/>
      </w:pPr>
      <w:r w:rsidRPr="007E078E">
        <w:rPr>
          <w:rStyle w:val="FootnoteReference"/>
          <w:color w:val="auto"/>
        </w:rPr>
        <w:footnoteRef/>
      </w:r>
      <w:r w:rsidRPr="007E078E">
        <w:t xml:space="preserve"> Adam Buick, </w:t>
      </w:r>
      <w:r w:rsidRPr="007E078E">
        <w:rPr>
          <w:i/>
          <w:iCs/>
        </w:rPr>
        <w:t xml:space="preserve">Copyright and AI training data—transparency to the </w:t>
      </w:r>
      <w:proofErr w:type="gramStart"/>
      <w:r w:rsidRPr="007E078E">
        <w:rPr>
          <w:i/>
          <w:iCs/>
        </w:rPr>
        <w:t>rescue?</w:t>
      </w:r>
      <w:r w:rsidRPr="007E078E">
        <w:t>,</w:t>
      </w:r>
      <w:proofErr w:type="gramEnd"/>
      <w:r w:rsidRPr="007E078E">
        <w:t xml:space="preserve"> 20 Journal of Intellectual Property Law &amp; Practice </w:t>
      </w:r>
      <w:r>
        <w:t>182, 184 (</w:t>
      </w:r>
      <w:r w:rsidRPr="007E078E">
        <w:t>2025</w:t>
      </w:r>
      <w:r>
        <w:t>)</w:t>
      </w:r>
      <w:r w:rsidRPr="007E078E">
        <w:t xml:space="preserve"> (“</w:t>
      </w:r>
      <w:r w:rsidRPr="007E078E">
        <w:rPr>
          <w:shd w:val="clear" w:color="auto" w:fill="FFFFFF"/>
        </w:rPr>
        <w:t xml:space="preserve">For its part, OpenAI justified its decision not to release further details regarding GPT-4 </w:t>
      </w:r>
      <w:proofErr w:type="gramStart"/>
      <w:r w:rsidRPr="007E078E">
        <w:rPr>
          <w:shd w:val="clear" w:color="auto" w:fill="FFFFFF"/>
        </w:rPr>
        <w:t>on the basis of</w:t>
      </w:r>
      <w:proofErr w:type="gramEnd"/>
      <w:r w:rsidRPr="007E078E">
        <w:rPr>
          <w:shd w:val="clear" w:color="auto" w:fill="FFFFFF"/>
        </w:rPr>
        <w:t xml:space="preserve"> concerns regarding ‘the competitive landscape and the safety implications of large-scale models’</w:t>
      </w:r>
      <w:r>
        <w:rPr>
          <w:shd w:val="clear" w:color="auto" w:fill="FFFFFF"/>
        </w:rPr>
        <w:t> </w:t>
      </w:r>
      <w:proofErr w:type="gramStart"/>
      <w:r>
        <w:rPr>
          <w:shd w:val="clear" w:color="auto" w:fill="FFFFFF"/>
        </w:rPr>
        <w:t>. . . .</w:t>
      </w:r>
      <w:proofErr w:type="gramEnd"/>
      <w:r>
        <w:rPr>
          <w:shd w:val="clear" w:color="auto" w:fill="FFFFFF"/>
        </w:rPr>
        <w:t xml:space="preserve"> </w:t>
      </w:r>
      <w:r w:rsidRPr="007E078E">
        <w:rPr>
          <w:shd w:val="clear" w:color="auto" w:fill="FFFFFF"/>
        </w:rPr>
        <w:t>OpenAI’s Chief Scientist . . .  clarified that OpenAI believes that sharing further details regarding their training data would facilitate the replication of their cutting-edge AI models, while releasing detailed information regarding training data would enable careless or malicious actors to develop their own powerful AI models more easily.”).</w:t>
      </w:r>
    </w:p>
  </w:footnote>
  <w:footnote w:id="301">
    <w:p w14:paraId="7174B07C" w14:textId="77777777" w:rsidR="007E64D7" w:rsidRPr="007E078E" w:rsidRDefault="007E64D7" w:rsidP="007E64D7">
      <w:pPr>
        <w:pStyle w:val="FootnoteText"/>
      </w:pPr>
      <w:r w:rsidRPr="007E078E">
        <w:rPr>
          <w:rStyle w:val="FootnoteReference"/>
          <w:color w:val="auto"/>
          <w:szCs w:val="20"/>
        </w:rPr>
        <w:footnoteRef/>
      </w:r>
      <w:r w:rsidRPr="007E078E">
        <w:t xml:space="preserve"> Some plaintiffs have accused LLMs of violating § 1202 at the output stage. </w:t>
      </w:r>
      <w:r>
        <w:rPr>
          <w:i/>
          <w:iCs/>
        </w:rPr>
        <w:t xml:space="preserve">See </w:t>
      </w:r>
      <w:r w:rsidRPr="007E078E">
        <w:rPr>
          <w:rFonts w:eastAsiaTheme="majorEastAsia"/>
          <w:i/>
          <w:iCs/>
          <w:bdr w:val="none" w:sz="0" w:space="0" w:color="auto" w:frame="1"/>
        </w:rPr>
        <w:t>Doe 1 v. GitHub, Inc.</w:t>
      </w:r>
      <w:r w:rsidRPr="007E078E">
        <w:rPr>
          <w:rFonts w:eastAsiaTheme="majorEastAsia"/>
          <w:bdr w:val="none" w:sz="0" w:space="0" w:color="auto" w:frame="1"/>
        </w:rPr>
        <w:t>, 672 F. Supp. 3d 837, 858 (N.D. Cal. 2023)</w:t>
      </w:r>
      <w:r w:rsidRPr="007E078E">
        <w:t xml:space="preserve"> (“Plaintiffs thus plead </w:t>
      </w:r>
      <w:r w:rsidRPr="007E078E">
        <w:rPr>
          <w:rStyle w:val="coconcept1172"/>
          <w:sz w:val="20"/>
          <w:szCs w:val="20"/>
          <w:bdr w:val="none" w:sz="0" w:space="0" w:color="auto" w:frame="1"/>
          <w:shd w:val="clear" w:color="auto" w:fill="FFFFFF"/>
        </w:rPr>
        <w:t>sufficient</w:t>
      </w:r>
      <w:r w:rsidRPr="007E078E">
        <w:t xml:space="preserve"> </w:t>
      </w:r>
      <w:r w:rsidRPr="007E078E">
        <w:rPr>
          <w:rStyle w:val="coconcept1172"/>
          <w:sz w:val="20"/>
          <w:szCs w:val="20"/>
          <w:bdr w:val="none" w:sz="0" w:space="0" w:color="auto" w:frame="1"/>
          <w:shd w:val="clear" w:color="auto" w:fill="FFFFFF"/>
        </w:rPr>
        <w:t>facts</w:t>
      </w:r>
      <w:r w:rsidRPr="007E078E">
        <w:t xml:space="preserve"> </w:t>
      </w:r>
      <w:r w:rsidRPr="007E078E">
        <w:rPr>
          <w:rStyle w:val="coconcept1172"/>
          <w:sz w:val="20"/>
          <w:szCs w:val="20"/>
          <w:bdr w:val="none" w:sz="0" w:space="0" w:color="auto" w:frame="1"/>
          <w:shd w:val="clear" w:color="auto" w:fill="FFFFFF"/>
        </w:rPr>
        <w:t>to</w:t>
      </w:r>
      <w:r w:rsidRPr="007E078E">
        <w:t xml:space="preserve"> </w:t>
      </w:r>
      <w:r w:rsidRPr="007E078E">
        <w:rPr>
          <w:rStyle w:val="coconcept1172"/>
          <w:sz w:val="20"/>
          <w:szCs w:val="20"/>
          <w:bdr w:val="none" w:sz="0" w:space="0" w:color="auto" w:frame="1"/>
          <w:shd w:val="clear" w:color="auto" w:fill="FFFFFF"/>
        </w:rPr>
        <w:t>support</w:t>
      </w:r>
      <w:r w:rsidRPr="007E078E">
        <w:t xml:space="preserve"> </w:t>
      </w:r>
      <w:r w:rsidRPr="007E078E">
        <w:rPr>
          <w:rStyle w:val="coconcept1172"/>
          <w:sz w:val="20"/>
          <w:szCs w:val="20"/>
          <w:bdr w:val="none" w:sz="0" w:space="0" w:color="auto" w:frame="1"/>
          <w:shd w:val="clear" w:color="auto" w:fill="FFFFFF"/>
        </w:rPr>
        <w:t>a</w:t>
      </w:r>
      <w:r w:rsidRPr="007E078E">
        <w:t xml:space="preserve"> </w:t>
      </w:r>
      <w:r w:rsidRPr="007E078E">
        <w:rPr>
          <w:rStyle w:val="coconcept1172"/>
          <w:sz w:val="20"/>
          <w:szCs w:val="20"/>
          <w:bdr w:val="none" w:sz="0" w:space="0" w:color="auto" w:frame="1"/>
          <w:shd w:val="clear" w:color="auto" w:fill="FFFFFF"/>
        </w:rPr>
        <w:t>reasonable</w:t>
      </w:r>
      <w:r w:rsidRPr="007E078E">
        <w:t xml:space="preserve"> </w:t>
      </w:r>
      <w:r w:rsidRPr="007E078E">
        <w:rPr>
          <w:rStyle w:val="coconcept1172"/>
          <w:sz w:val="20"/>
          <w:szCs w:val="20"/>
          <w:bdr w:val="none" w:sz="0" w:space="0" w:color="auto" w:frame="1"/>
          <w:shd w:val="clear" w:color="auto" w:fill="FFFFFF"/>
        </w:rPr>
        <w:t>inference</w:t>
      </w:r>
      <w:r w:rsidRPr="007E078E">
        <w:t xml:space="preserve"> </w:t>
      </w:r>
      <w:r w:rsidRPr="007E078E">
        <w:rPr>
          <w:rStyle w:val="coconcept1172"/>
          <w:sz w:val="20"/>
          <w:szCs w:val="20"/>
          <w:bdr w:val="none" w:sz="0" w:space="0" w:color="auto" w:frame="1"/>
          <w:shd w:val="clear" w:color="auto" w:fill="FFFFFF"/>
        </w:rPr>
        <w:t>that</w:t>
      </w:r>
      <w:r w:rsidRPr="007E078E">
        <w:t xml:space="preserve"> </w:t>
      </w:r>
      <w:r w:rsidRPr="007E078E">
        <w:rPr>
          <w:rStyle w:val="coconcept1172"/>
          <w:sz w:val="20"/>
          <w:szCs w:val="20"/>
          <w:bdr w:val="none" w:sz="0" w:space="0" w:color="auto" w:frame="1"/>
          <w:shd w:val="clear" w:color="auto" w:fill="FFFFFF"/>
        </w:rPr>
        <w:t>Defendants</w:t>
      </w:r>
      <w:r w:rsidRPr="007E078E">
        <w:t xml:space="preserve"> </w:t>
      </w:r>
      <w:r w:rsidRPr="007E078E">
        <w:rPr>
          <w:rStyle w:val="coconcept1172"/>
          <w:sz w:val="20"/>
          <w:szCs w:val="20"/>
          <w:bdr w:val="none" w:sz="0" w:space="0" w:color="auto" w:frame="1"/>
          <w:shd w:val="clear" w:color="auto" w:fill="FFFFFF"/>
        </w:rPr>
        <w:t>intentionally</w:t>
      </w:r>
      <w:r w:rsidRPr="007E078E">
        <w:t xml:space="preserve"> </w:t>
      </w:r>
      <w:r w:rsidRPr="007E078E">
        <w:rPr>
          <w:rStyle w:val="coconcept1172"/>
          <w:sz w:val="20"/>
          <w:szCs w:val="20"/>
          <w:bdr w:val="none" w:sz="0" w:space="0" w:color="auto" w:frame="1"/>
          <w:shd w:val="clear" w:color="auto" w:fill="FFFFFF"/>
        </w:rPr>
        <w:t>designed</w:t>
      </w:r>
      <w:r w:rsidRPr="007E078E">
        <w:t xml:space="preserve"> the </w:t>
      </w:r>
      <w:r w:rsidRPr="007E078E">
        <w:rPr>
          <w:rStyle w:val="coconcept1172"/>
          <w:sz w:val="20"/>
          <w:szCs w:val="20"/>
          <w:bdr w:val="none" w:sz="0" w:space="0" w:color="auto" w:frame="1"/>
          <w:shd w:val="clear" w:color="auto" w:fill="FFFFFF"/>
        </w:rPr>
        <w:t>programs</w:t>
      </w:r>
      <w:r w:rsidRPr="007E078E">
        <w:t xml:space="preserve"> </w:t>
      </w:r>
      <w:r w:rsidRPr="007E078E">
        <w:rPr>
          <w:rStyle w:val="coconcept1172"/>
          <w:sz w:val="20"/>
          <w:szCs w:val="20"/>
          <w:bdr w:val="none" w:sz="0" w:space="0" w:color="auto" w:frame="1"/>
          <w:shd w:val="clear" w:color="auto" w:fill="FFFFFF"/>
        </w:rPr>
        <w:t>to</w:t>
      </w:r>
      <w:r w:rsidRPr="007E078E">
        <w:t xml:space="preserve"> </w:t>
      </w:r>
      <w:r w:rsidRPr="007E078E">
        <w:rPr>
          <w:rStyle w:val="coconcept1172"/>
          <w:sz w:val="20"/>
          <w:szCs w:val="20"/>
          <w:bdr w:val="none" w:sz="0" w:space="0" w:color="auto" w:frame="1"/>
          <w:shd w:val="clear" w:color="auto" w:fill="FFFFFF"/>
        </w:rPr>
        <w:t>remove</w:t>
      </w:r>
      <w:r w:rsidRPr="007E078E">
        <w:t xml:space="preserve"> </w:t>
      </w:r>
      <w:r w:rsidRPr="007E078E">
        <w:rPr>
          <w:rStyle w:val="coconcept1172"/>
          <w:sz w:val="20"/>
          <w:szCs w:val="20"/>
          <w:bdr w:val="none" w:sz="0" w:space="0" w:color="auto" w:frame="1"/>
          <w:shd w:val="clear" w:color="auto" w:fill="FFFFFF"/>
        </w:rPr>
        <w:t>CMI</w:t>
      </w:r>
      <w:r w:rsidRPr="007E078E">
        <w:t xml:space="preserve"> </w:t>
      </w:r>
      <w:r w:rsidRPr="007E078E">
        <w:rPr>
          <w:rStyle w:val="coconcept1172"/>
          <w:sz w:val="20"/>
          <w:szCs w:val="20"/>
          <w:bdr w:val="none" w:sz="0" w:space="0" w:color="auto" w:frame="1"/>
          <w:shd w:val="clear" w:color="auto" w:fill="FFFFFF"/>
        </w:rPr>
        <w:t>from</w:t>
      </w:r>
      <w:r w:rsidRPr="007E078E">
        <w:t xml:space="preserve"> </w:t>
      </w:r>
      <w:r w:rsidRPr="007E078E">
        <w:rPr>
          <w:rStyle w:val="coconcept1172"/>
          <w:sz w:val="20"/>
          <w:szCs w:val="20"/>
          <w:bdr w:val="none" w:sz="0" w:space="0" w:color="auto" w:frame="1"/>
          <w:shd w:val="clear" w:color="auto" w:fill="FFFFFF"/>
        </w:rPr>
        <w:t>any</w:t>
      </w:r>
      <w:r w:rsidRPr="007E078E">
        <w:t xml:space="preserve"> </w:t>
      </w:r>
      <w:r w:rsidRPr="007E078E">
        <w:rPr>
          <w:rStyle w:val="coconcept1172"/>
          <w:sz w:val="20"/>
          <w:szCs w:val="20"/>
          <w:bdr w:val="none" w:sz="0" w:space="0" w:color="auto" w:frame="1"/>
          <w:shd w:val="clear" w:color="auto" w:fill="FFFFFF"/>
        </w:rPr>
        <w:t>licensed</w:t>
      </w:r>
      <w:r w:rsidRPr="007E078E">
        <w:t xml:space="preserve"> </w:t>
      </w:r>
      <w:r w:rsidRPr="007E078E">
        <w:rPr>
          <w:rStyle w:val="coconcept1172"/>
          <w:sz w:val="20"/>
          <w:szCs w:val="20"/>
          <w:bdr w:val="none" w:sz="0" w:space="0" w:color="auto" w:frame="1"/>
          <w:shd w:val="clear" w:color="auto" w:fill="FFFFFF"/>
        </w:rPr>
        <w:t>code</w:t>
      </w:r>
      <w:r w:rsidRPr="007E078E">
        <w:t xml:space="preserve"> </w:t>
      </w:r>
      <w:r w:rsidRPr="007E078E">
        <w:rPr>
          <w:rStyle w:val="coconcept1172"/>
          <w:sz w:val="20"/>
          <w:szCs w:val="20"/>
          <w:bdr w:val="none" w:sz="0" w:space="0" w:color="auto" w:frame="1"/>
          <w:shd w:val="clear" w:color="auto" w:fill="FFFFFF"/>
        </w:rPr>
        <w:t>they</w:t>
      </w:r>
      <w:r w:rsidRPr="007E078E">
        <w:t xml:space="preserve"> </w:t>
      </w:r>
      <w:r w:rsidRPr="007E078E">
        <w:rPr>
          <w:rStyle w:val="coconcept1172"/>
          <w:sz w:val="20"/>
          <w:szCs w:val="20"/>
          <w:bdr w:val="none" w:sz="0" w:space="0" w:color="auto" w:frame="1"/>
          <w:shd w:val="clear" w:color="auto" w:fill="FFFFFF"/>
        </w:rPr>
        <w:t>reproduce</w:t>
      </w:r>
      <w:r w:rsidRPr="007E078E">
        <w:t xml:space="preserve"> </w:t>
      </w:r>
      <w:r w:rsidRPr="007E078E">
        <w:rPr>
          <w:rStyle w:val="coconcept1172"/>
          <w:sz w:val="20"/>
          <w:szCs w:val="20"/>
          <w:bdr w:val="none" w:sz="0" w:space="0" w:color="auto" w:frame="1"/>
          <w:shd w:val="clear" w:color="auto" w:fill="FFFFFF"/>
        </w:rPr>
        <w:t>as</w:t>
      </w:r>
      <w:r w:rsidRPr="007E078E">
        <w:t xml:space="preserve"> </w:t>
      </w:r>
      <w:r w:rsidRPr="007E078E">
        <w:rPr>
          <w:rStyle w:val="coconcept1172"/>
          <w:sz w:val="20"/>
          <w:szCs w:val="20"/>
          <w:bdr w:val="none" w:sz="0" w:space="0" w:color="auto" w:frame="1"/>
          <w:shd w:val="clear" w:color="auto" w:fill="FFFFFF"/>
        </w:rPr>
        <w:t>output</w:t>
      </w:r>
      <w:r w:rsidRPr="007E078E">
        <w:t xml:space="preserve">.”). Other plaintiffs have argued that the violation occurred at the training stage. </w:t>
      </w:r>
      <w:r w:rsidRPr="007E078E">
        <w:rPr>
          <w:i/>
          <w:iCs/>
        </w:rPr>
        <w:t>See</w:t>
      </w:r>
      <w:r w:rsidRPr="007E078E">
        <w:rPr>
          <w:rFonts w:eastAsiaTheme="majorEastAsia"/>
          <w:bdr w:val="none" w:sz="0" w:space="0" w:color="auto" w:frame="1"/>
        </w:rPr>
        <w:t xml:space="preserve"> </w:t>
      </w:r>
      <w:r w:rsidRPr="007E078E">
        <w:rPr>
          <w:rFonts w:eastAsiaTheme="majorEastAsia"/>
          <w:i/>
          <w:iCs/>
          <w:bdr w:val="none" w:sz="0" w:space="0" w:color="auto" w:frame="1"/>
        </w:rPr>
        <w:t>New York Times Co. v. Microsoft Corp.</w:t>
      </w:r>
      <w:r w:rsidRPr="007E078E">
        <w:rPr>
          <w:rFonts w:eastAsiaTheme="majorEastAsia"/>
          <w:bdr w:val="none" w:sz="0" w:space="0" w:color="auto" w:frame="1"/>
        </w:rPr>
        <w:t>, 777 F. Supp. 3d 283, 314 (S.D.N.Y. 2025)</w:t>
      </w:r>
      <w:r w:rsidRPr="007E078E">
        <w:t xml:space="preserve"> (“The </w:t>
      </w:r>
      <w:r w:rsidRPr="007E078E">
        <w:rPr>
          <w:rStyle w:val="Emphasis"/>
          <w:rFonts w:eastAsiaTheme="minorHAnsi"/>
          <w:bdr w:val="none" w:sz="0" w:space="0" w:color="auto" w:frame="1"/>
        </w:rPr>
        <w:t>Daily News</w:t>
      </w:r>
      <w:r w:rsidRPr="007E078E">
        <w:t xml:space="preserve"> and </w:t>
      </w:r>
      <w:r w:rsidRPr="007E078E">
        <w:rPr>
          <w:rStyle w:val="Emphasis"/>
          <w:rFonts w:eastAsiaTheme="minorHAnsi"/>
          <w:bdr w:val="none" w:sz="0" w:space="0" w:color="auto" w:frame="1"/>
        </w:rPr>
        <w:t>CIR</w:t>
      </w:r>
      <w:r w:rsidRPr="007E078E">
        <w:t xml:space="preserve"> complaints, however, plausibly allege CMI removal during the LLM training process.”). </w:t>
      </w:r>
    </w:p>
  </w:footnote>
  <w:footnote w:id="302">
    <w:p w14:paraId="7701FCAB" w14:textId="66B7F216" w:rsidR="007E64D7" w:rsidRPr="007E078E" w:rsidRDefault="007E64D7" w:rsidP="007E64D7">
      <w:pPr>
        <w:pStyle w:val="FootnoteText"/>
      </w:pPr>
      <w:r w:rsidRPr="007E078E">
        <w:rPr>
          <w:rStyle w:val="FootnoteReference"/>
          <w:color w:val="auto"/>
          <w:szCs w:val="20"/>
        </w:rPr>
        <w:footnoteRef/>
      </w:r>
      <w:r w:rsidRPr="007E078E">
        <w:t xml:space="preserve"> Plaintiffs thus find themselves resorting to napkin math to allege damages. </w:t>
      </w:r>
      <w:r w:rsidRPr="007E078E">
        <w:rPr>
          <w:i/>
          <w:iCs/>
        </w:rPr>
        <w:t xml:space="preserve">See </w:t>
      </w:r>
      <w:r w:rsidRPr="007E078E">
        <w:t>Second Amended Complaint</w:t>
      </w:r>
      <w:r>
        <w:t xml:space="preserve"> </w:t>
      </w:r>
      <w:r>
        <w:rPr>
          <w:rFonts w:cs="Times New Roman"/>
        </w:rPr>
        <w:t>¶</w:t>
      </w:r>
      <w:r>
        <w:t> 103</w:t>
      </w:r>
      <w:r w:rsidRPr="007E078E">
        <w:t xml:space="preserve">, </w:t>
      </w:r>
      <w:r w:rsidRPr="007E078E">
        <w:rPr>
          <w:i/>
          <w:iCs/>
        </w:rPr>
        <w:t>Doe v. GitHub</w:t>
      </w:r>
      <w:r w:rsidRPr="007E078E">
        <w:t xml:space="preserve"> (“In June 2022, Copilot had 1,200,000 users. If only 1% of users have ever received Output based on Licensed Materials and only once each, Defendants have ‘only’ breached Plaintiffs</w:t>
      </w:r>
      <w:r w:rsidRPr="007E078E">
        <w:rPr>
          <w:rFonts w:hint="eastAsia"/>
        </w:rPr>
        <w:t>’</w:t>
      </w:r>
      <w:r w:rsidRPr="007E078E">
        <w:t xml:space="preserve"> and the Class</w:t>
      </w:r>
      <w:r w:rsidRPr="007E078E">
        <w:rPr>
          <w:rFonts w:hint="eastAsia"/>
        </w:rPr>
        <w:t>’</w:t>
      </w:r>
      <w:r w:rsidRPr="007E078E">
        <w:t>s Licenses 12,000 times. However, each time Copilot outputs Licensed Materials without attribution, the copyright notice, or the License Terms it violates the DMCA three times. Thus, even using this extreme underestimate, Copilot has ‘only’ violated the DMCA 36,000 times.”).</w:t>
      </w:r>
    </w:p>
  </w:footnote>
  <w:footnote w:id="303">
    <w:p w14:paraId="22472296" w14:textId="39CF269C" w:rsidR="007E64D7" w:rsidRPr="007E078E" w:rsidRDefault="007E64D7" w:rsidP="007E64D7">
      <w:pPr>
        <w:pStyle w:val="FootnoteText"/>
      </w:pPr>
      <w:r w:rsidRPr="007E078E">
        <w:rPr>
          <w:rStyle w:val="FootnoteReference"/>
          <w:color w:val="auto"/>
          <w:szCs w:val="20"/>
        </w:rPr>
        <w:footnoteRef/>
      </w:r>
      <w:r w:rsidRPr="007E078E">
        <w:t xml:space="preserve"> </w:t>
      </w:r>
      <w:r>
        <w:t>17</w:t>
      </w:r>
      <w:r w:rsidRPr="007E078E">
        <w:t xml:space="preserve"> U.S.C. § 1202(e). Note that the exemption also requires that broadcasters “[do]</w:t>
      </w:r>
      <w:r w:rsidRPr="007E078E">
        <w:rPr>
          <w:shd w:val="clear" w:color="auto" w:fill="FFFFFF"/>
        </w:rPr>
        <w:t xml:space="preserve"> not intend, by engaging in such activity, to induce, enable, facilitate, or conceal infringement of a right under this title.” </w:t>
      </w:r>
      <w:r w:rsidRPr="007E078E">
        <w:rPr>
          <w:i/>
          <w:iCs/>
          <w:shd w:val="clear" w:color="auto" w:fill="FFFFFF"/>
        </w:rPr>
        <w:t>Id.</w:t>
      </w:r>
    </w:p>
  </w:footnote>
  <w:footnote w:id="304">
    <w:p w14:paraId="1E068EB7" w14:textId="5B0908BC" w:rsidR="007E64D7" w:rsidRPr="007E078E" w:rsidRDefault="007E64D7" w:rsidP="007E64D7">
      <w:pPr>
        <w:pStyle w:val="FootnoteText"/>
        <w:rPr>
          <w:iCs/>
        </w:rPr>
      </w:pPr>
      <w:r w:rsidRPr="007E078E">
        <w:rPr>
          <w:rStyle w:val="FootnoteReference"/>
          <w:color w:val="auto"/>
          <w:szCs w:val="20"/>
        </w:rPr>
        <w:footnoteRef/>
      </w:r>
      <w:r w:rsidRPr="007E078E">
        <w:t xml:space="preserve"> </w:t>
      </w:r>
      <w:r w:rsidRPr="007E078E">
        <w:rPr>
          <w:i/>
          <w:iCs/>
        </w:rPr>
        <w:t>Hearing on H.R. 2</w:t>
      </w:r>
      <w:r>
        <w:rPr>
          <w:i/>
          <w:iCs/>
        </w:rPr>
        <w:t>2</w:t>
      </w:r>
      <w:r w:rsidRPr="007E078E">
        <w:rPr>
          <w:i/>
          <w:iCs/>
        </w:rPr>
        <w:t xml:space="preserve">80 and H.R. 2281 Before the H. </w:t>
      </w:r>
      <w:proofErr w:type="spellStart"/>
      <w:r w:rsidRPr="007E078E">
        <w:rPr>
          <w:i/>
          <w:iCs/>
        </w:rPr>
        <w:t>Subcomm</w:t>
      </w:r>
      <w:proofErr w:type="spellEnd"/>
      <w:r w:rsidRPr="007E078E">
        <w:rPr>
          <w:i/>
          <w:iCs/>
        </w:rPr>
        <w:t>. On Courts and Intellectual Prop.</w:t>
      </w:r>
      <w:r w:rsidRPr="007E078E">
        <w:t>, 105</w:t>
      </w:r>
      <w:r w:rsidRPr="00892806">
        <w:t>th</w:t>
      </w:r>
      <w:r w:rsidRPr="007E078E">
        <w:t xml:space="preserve"> Cong. (1997) (statement of Marybeth Peters, Register of Copyrights).</w:t>
      </w:r>
    </w:p>
  </w:footnote>
  <w:footnote w:id="305">
    <w:p w14:paraId="7C9DBB1F" w14:textId="2EC53067" w:rsidR="007E64D7" w:rsidRPr="007E078E" w:rsidRDefault="007E64D7" w:rsidP="007E64D7">
      <w:pPr>
        <w:pStyle w:val="FootnoteText"/>
      </w:pPr>
      <w:r w:rsidRPr="007E078E">
        <w:rPr>
          <w:rStyle w:val="FootnoteReference"/>
          <w:color w:val="auto"/>
        </w:rPr>
        <w:footnoteRef/>
      </w:r>
      <w:r w:rsidRPr="007E078E">
        <w:t xml:space="preserve"> Goldstein </w:t>
      </w:r>
      <w:r>
        <w:t>o</w:t>
      </w:r>
      <w:r w:rsidRPr="007E078E">
        <w:t>n Copyright § 7.18.</w:t>
      </w:r>
    </w:p>
  </w:footnote>
  <w:footnote w:id="306">
    <w:p w14:paraId="4A20A0C1" w14:textId="5DDEAEC4" w:rsidR="007E64D7" w:rsidRPr="007E078E" w:rsidRDefault="007E64D7" w:rsidP="007E64D7">
      <w:pPr>
        <w:pStyle w:val="FootnoteText"/>
      </w:pPr>
      <w:r w:rsidRPr="007E078E">
        <w:rPr>
          <w:rStyle w:val="FootnoteReference"/>
          <w:color w:val="auto"/>
          <w:szCs w:val="20"/>
        </w:rPr>
        <w:footnoteRef/>
      </w:r>
      <w:r w:rsidRPr="007E078E">
        <w:t xml:space="preserve"> H. Rept. No. 105-551, pt. 1 at 21 (1998).</w:t>
      </w:r>
    </w:p>
  </w:footnote>
  <w:footnote w:id="307">
    <w:p w14:paraId="60C3D5C4" w14:textId="6ECE2C95" w:rsidR="007E64D7" w:rsidRPr="007E078E" w:rsidRDefault="007E64D7" w:rsidP="007E64D7">
      <w:pPr>
        <w:pStyle w:val="FootnoteText"/>
      </w:pPr>
      <w:r w:rsidRPr="007E078E">
        <w:rPr>
          <w:rStyle w:val="FootnoteReference"/>
          <w:color w:val="auto"/>
        </w:rPr>
        <w:footnoteRef/>
      </w:r>
      <w:r w:rsidRPr="007E078E">
        <w:t xml:space="preserve"> </w:t>
      </w:r>
      <w:r>
        <w:rPr>
          <w:i/>
          <w:iCs/>
        </w:rPr>
        <w:t>S</w:t>
      </w:r>
      <w:r w:rsidRPr="007E078E">
        <w:rPr>
          <w:i/>
          <w:iCs/>
        </w:rPr>
        <w:t xml:space="preserve">upra </w:t>
      </w:r>
      <w:r w:rsidRPr="007E078E">
        <w:t xml:space="preserve">note </w:t>
      </w:r>
      <w:r w:rsidRPr="007E078E">
        <w:fldChar w:fldCharType="begin"/>
      </w:r>
      <w:r w:rsidRPr="007E078E">
        <w:instrText xml:space="preserve"> NOTEREF _Ref206161108 \h  \* MERGEFORMAT </w:instrText>
      </w:r>
      <w:r w:rsidRPr="007E078E">
        <w:fldChar w:fldCharType="separate"/>
      </w:r>
      <w:r w:rsidRPr="007E078E">
        <w:t>50</w:t>
      </w:r>
      <w:r w:rsidRPr="007E078E">
        <w:fldChar w:fldCharType="end"/>
      </w:r>
      <w:r w:rsidRPr="007E078E">
        <w:t xml:space="preserve"> (explaining why such an exception might be explicitly legislated).</w:t>
      </w:r>
    </w:p>
  </w:footnote>
  <w:footnote w:id="308">
    <w:p w14:paraId="53ECAF3F" w14:textId="77777777" w:rsidR="007E64D7" w:rsidRPr="007E078E" w:rsidRDefault="007E64D7" w:rsidP="007E64D7">
      <w:pPr>
        <w:pStyle w:val="FootnoteText"/>
      </w:pPr>
      <w:r w:rsidRPr="007E078E">
        <w:rPr>
          <w:rStyle w:val="FootnoteReference"/>
          <w:color w:val="auto"/>
        </w:rPr>
        <w:footnoteRef/>
      </w:r>
      <w:r w:rsidRPr="007E078E">
        <w:t xml:space="preserve"> David Nimmer, Appreciating Legislative History: The Sweet and Sour Spots of the DMCA’s Commentary, 23 Cardozo L. Rev. 909, 924 (2002).</w:t>
      </w:r>
    </w:p>
  </w:footnote>
  <w:footnote w:id="309">
    <w:p w14:paraId="3A0BE512" w14:textId="03F51FFF" w:rsidR="007E64D7" w:rsidRPr="007E078E" w:rsidRDefault="007E64D7" w:rsidP="007E64D7">
      <w:pPr>
        <w:pStyle w:val="FootnoteText"/>
      </w:pPr>
      <w:r w:rsidRPr="007E078E">
        <w:rPr>
          <w:rStyle w:val="FootnoteReference"/>
          <w:color w:val="auto"/>
        </w:rPr>
        <w:footnoteRef/>
      </w:r>
      <w:r w:rsidRPr="007E078E">
        <w:t xml:space="preserve"> </w:t>
      </w:r>
      <w:r>
        <w:rPr>
          <w:i/>
          <w:iCs/>
        </w:rPr>
        <w:t xml:space="preserve">See </w:t>
      </w:r>
      <w:r w:rsidRPr="007E078E">
        <w:t>17 U.S.C. § 1202(e); H. Rept. No.</w:t>
      </w:r>
      <w:r>
        <w:t> </w:t>
      </w:r>
      <w:r w:rsidRPr="007E078E">
        <w:t>105-551, pt.</w:t>
      </w:r>
      <w:r>
        <w:t> </w:t>
      </w:r>
      <w:r w:rsidRPr="007E078E">
        <w:t>1 at 20-21 (1998)</w:t>
      </w:r>
      <w:r>
        <w:t xml:space="preserve"> </w:t>
      </w:r>
      <w:r w:rsidRPr="007E078E">
        <w:t>(“The prohibition in this subsection does not include ordinary and customary practices of broadcasters or inadvertent omission of credits from broadcasts of audiovisual works since, inter alia, such omissions do not entail knowing provision of false CMI with intent to induce, enable, facilitate or conceal a copyright infringement.”).</w:t>
      </w:r>
    </w:p>
  </w:footnote>
  <w:footnote w:id="310">
    <w:p w14:paraId="755FAD91" w14:textId="66F8E030" w:rsidR="007E64D7" w:rsidRPr="007E078E" w:rsidRDefault="007E64D7" w:rsidP="007E64D7">
      <w:pPr>
        <w:pStyle w:val="FootnoteText"/>
      </w:pPr>
      <w:r w:rsidRPr="007E078E">
        <w:rPr>
          <w:rStyle w:val="FootnoteReference"/>
          <w:color w:val="auto"/>
        </w:rPr>
        <w:footnoteRef/>
      </w:r>
      <w:r w:rsidRPr="007E078E">
        <w:t xml:space="preserve"> </w:t>
      </w:r>
      <w:r w:rsidRPr="007E078E">
        <w:rPr>
          <w:i/>
        </w:rPr>
        <w:t xml:space="preserve">Compare </w:t>
      </w:r>
      <w:r w:rsidRPr="007E078E">
        <w:t>H. Rept. No.</w:t>
      </w:r>
      <w:r>
        <w:t> </w:t>
      </w:r>
      <w:r w:rsidRPr="007E078E">
        <w:t>105-551, pt.</w:t>
      </w:r>
      <w:r>
        <w:t> </w:t>
      </w:r>
      <w:r w:rsidRPr="007E078E">
        <w:t xml:space="preserve">1 at </w:t>
      </w:r>
      <w:r>
        <w:t>39-</w:t>
      </w:r>
      <w:r w:rsidRPr="007E078E">
        <w:t xml:space="preserve">40 (1998) (listing the proposed changes without § 1202(e)), </w:t>
      </w:r>
      <w:r w:rsidRPr="007E078E">
        <w:rPr>
          <w:i/>
        </w:rPr>
        <w:t>with</w:t>
      </w:r>
      <w:r w:rsidRPr="007E078E">
        <w:t xml:space="preserve"> H. Rept. No.</w:t>
      </w:r>
      <w:r>
        <w:t> </w:t>
      </w:r>
      <w:r w:rsidRPr="007E078E">
        <w:t xml:space="preserve">105-796 at 15-16 (1998) (including § 1202(e)). </w:t>
      </w:r>
      <w:r w:rsidRPr="007E078E">
        <w:rPr>
          <w:i/>
        </w:rPr>
        <w:t xml:space="preserve">See also </w:t>
      </w:r>
      <w:r w:rsidRPr="007E078E">
        <w:t xml:space="preserve">Nimmer, </w:t>
      </w:r>
      <w:r w:rsidRPr="007E078E">
        <w:rPr>
          <w:i/>
        </w:rPr>
        <w:t>supra</w:t>
      </w:r>
      <w:r w:rsidRPr="007E078E">
        <w:t xml:space="preserve"> note </w:t>
      </w:r>
      <w:r>
        <w:fldChar w:fldCharType="begin"/>
      </w:r>
      <w:r>
        <w:instrText xml:space="preserve"> NOTEREF _Ref208943420 \h </w:instrText>
      </w:r>
      <w:r>
        <w:fldChar w:fldCharType="separate"/>
      </w:r>
      <w:r>
        <w:t>301</w:t>
      </w:r>
      <w:r>
        <w:fldChar w:fldCharType="end"/>
      </w:r>
      <w:r>
        <w:t>,</w:t>
      </w:r>
      <w:r w:rsidRPr="007E078E">
        <w:t xml:space="preserve"> at 923.</w:t>
      </w:r>
    </w:p>
  </w:footnote>
  <w:footnote w:id="311">
    <w:p w14:paraId="72927F32" w14:textId="2ACFBAB3" w:rsidR="007E64D7" w:rsidRPr="007E078E" w:rsidRDefault="007E64D7" w:rsidP="007E64D7">
      <w:pPr>
        <w:pStyle w:val="FootnoteText"/>
      </w:pPr>
      <w:r w:rsidRPr="007E078E">
        <w:rPr>
          <w:rStyle w:val="FootnoteReference"/>
          <w:color w:val="auto"/>
        </w:rPr>
        <w:footnoteRef/>
      </w:r>
      <w:r w:rsidRPr="007E078E">
        <w:t xml:space="preserve"> WIPO Copyright Treaty, art.</w:t>
      </w:r>
      <w:r>
        <w:t> </w:t>
      </w:r>
      <w:r w:rsidRPr="007E078E">
        <w:t>12(1)(ii); WIPO Performances and Phonograms Treaty, art.</w:t>
      </w:r>
      <w:r>
        <w:t> </w:t>
      </w:r>
      <w:r w:rsidRPr="007E078E">
        <w:t>19(1)(ii).</w:t>
      </w:r>
    </w:p>
  </w:footnote>
  <w:footnote w:id="312">
    <w:p w14:paraId="7926942D" w14:textId="77777777" w:rsidR="007E64D7" w:rsidRPr="007E078E" w:rsidRDefault="007E64D7" w:rsidP="007E64D7">
      <w:pPr>
        <w:pStyle w:val="FootnoteText"/>
      </w:pPr>
      <w:r w:rsidRPr="007E078E">
        <w:rPr>
          <w:rStyle w:val="FootnoteReference"/>
          <w:color w:val="auto"/>
        </w:rPr>
        <w:footnoteRef/>
      </w:r>
      <w:r w:rsidRPr="007E078E">
        <w:t xml:space="preserve"> Harbert, </w:t>
      </w:r>
      <w:r w:rsidRPr="007E078E">
        <w:rPr>
          <w:i/>
        </w:rPr>
        <w:t>supra</w:t>
      </w:r>
      <w:r w:rsidRPr="007E078E">
        <w:t xml:space="preserve"> note </w:t>
      </w:r>
      <w:r>
        <w:fldChar w:fldCharType="begin"/>
      </w:r>
      <w:r>
        <w:instrText xml:space="preserve"> NOTEREF _Ref206161108 \h </w:instrText>
      </w:r>
      <w:r>
        <w:fldChar w:fldCharType="separate"/>
      </w:r>
      <w:r>
        <w:t>50</w:t>
      </w:r>
      <w:r>
        <w:fldChar w:fldCharType="end"/>
      </w:r>
      <w:r w:rsidRPr="007E078E">
        <w:t xml:space="preserve"> at 142.</w:t>
      </w:r>
    </w:p>
  </w:footnote>
  <w:footnote w:id="313">
    <w:p w14:paraId="580F7BA8" w14:textId="5ECEF12E" w:rsidR="007E64D7" w:rsidRPr="007E078E" w:rsidRDefault="007E64D7" w:rsidP="007E64D7">
      <w:pPr>
        <w:pStyle w:val="FootnoteText"/>
      </w:pPr>
      <w:r w:rsidRPr="007E078E">
        <w:rPr>
          <w:rStyle w:val="FootnoteReference"/>
          <w:color w:val="auto"/>
        </w:rPr>
        <w:footnoteRef/>
      </w:r>
      <w:r w:rsidRPr="007E078E">
        <w:t xml:space="preserve"> </w:t>
      </w:r>
      <w:r w:rsidRPr="00E14E3F">
        <w:rPr>
          <w:i/>
          <w:iCs/>
        </w:rPr>
        <w:t>See</w:t>
      </w:r>
      <w:r>
        <w:t xml:space="preserve">, </w:t>
      </w:r>
      <w:r w:rsidR="003C21B5">
        <w:rPr>
          <w:i/>
          <w:iCs/>
        </w:rPr>
        <w:t>e.g.</w:t>
      </w:r>
      <w:r>
        <w:t xml:space="preserve">, </w:t>
      </w:r>
      <w:proofErr w:type="spellStart"/>
      <w:r w:rsidRPr="00E14E3F">
        <w:t>Jingtan</w:t>
      </w:r>
      <w:proofErr w:type="spellEnd"/>
      <w:r w:rsidRPr="007E078E">
        <w:t xml:space="preserve"> Wang, et al., </w:t>
      </w:r>
      <w:r w:rsidRPr="007E078E">
        <w:rPr>
          <w:i/>
        </w:rPr>
        <w:t>Source Attribution for Large Language Model-Generated Data</w:t>
      </w:r>
      <w:r w:rsidRPr="007E078E">
        <w:t xml:space="preserve">, </w:t>
      </w:r>
      <w:proofErr w:type="spellStart"/>
      <w:r w:rsidRPr="007E078E">
        <w:t>arXiv</w:t>
      </w:r>
      <w:proofErr w:type="spellEnd"/>
      <w:r w:rsidRPr="007E078E">
        <w:t xml:space="preserve"> 2310.00646</w:t>
      </w:r>
      <w:r>
        <w:t>, at 2</w:t>
      </w:r>
      <w:r w:rsidRPr="007E078E">
        <w:t xml:space="preserve"> (2024), https://arxiv.org/abs/2310.00646. </w:t>
      </w:r>
    </w:p>
  </w:footnote>
  <w:footnote w:id="314">
    <w:p w14:paraId="6507B8DE" w14:textId="7E3A2EFA"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See supra</w:t>
      </w:r>
      <w:r w:rsidRPr="007E078E">
        <w:t xml:space="preserve"> notes </w:t>
      </w:r>
      <w:r w:rsidRPr="007E078E">
        <w:fldChar w:fldCharType="begin"/>
      </w:r>
      <w:r w:rsidRPr="007E078E">
        <w:instrText xml:space="preserve"> NOTEREF _Ref206167148 \h  \* MERGEFORMAT </w:instrText>
      </w:r>
      <w:r w:rsidRPr="007E078E">
        <w:fldChar w:fldCharType="separate"/>
      </w:r>
      <w:r w:rsidRPr="007E078E">
        <w:t>266</w:t>
      </w:r>
      <w:r w:rsidRPr="007E078E">
        <w:fldChar w:fldCharType="end"/>
      </w:r>
      <w:r w:rsidRPr="007E078E">
        <w:t>-</w:t>
      </w:r>
      <w:r w:rsidRPr="007E078E">
        <w:fldChar w:fldCharType="begin"/>
      </w:r>
      <w:r w:rsidRPr="007E078E">
        <w:instrText xml:space="preserve"> NOTEREF _Ref206006899 \h  \* MERGEFORMAT </w:instrText>
      </w:r>
      <w:r w:rsidRPr="007E078E">
        <w:fldChar w:fldCharType="separate"/>
      </w:r>
      <w:r w:rsidRPr="007E078E">
        <w:t>69</w:t>
      </w:r>
      <w:r w:rsidRPr="007E078E">
        <w:fldChar w:fldCharType="end"/>
      </w:r>
      <w:r w:rsidRPr="007E078E">
        <w:t xml:space="preserve"> and accompanying text (describing LLM developers’ ability to check for identicality).</w:t>
      </w:r>
    </w:p>
  </w:footnote>
  <w:footnote w:id="315">
    <w:p w14:paraId="744BF882"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 xml:space="preserve">See supra </w:t>
      </w:r>
      <w:r w:rsidRPr="007E078E">
        <w:t xml:space="preserve">note </w:t>
      </w:r>
      <w:r w:rsidRPr="007E078E">
        <w:fldChar w:fldCharType="begin"/>
      </w:r>
      <w:r w:rsidRPr="007E078E">
        <w:instrText xml:space="preserve"> NOTEREF _Ref206167267 \h  \* MERGEFORMAT </w:instrText>
      </w:r>
      <w:r w:rsidRPr="007E078E">
        <w:fldChar w:fldCharType="separate"/>
      </w:r>
      <w:r w:rsidRPr="007E078E">
        <w:t>304</w:t>
      </w:r>
      <w:r w:rsidRPr="007E078E">
        <w:fldChar w:fldCharType="end"/>
      </w:r>
      <w:r w:rsidRPr="007E078E">
        <w:t xml:space="preserve"> and accompanying text (explaining how the broadcaster exemption conflicted with WIPO treaties).</w:t>
      </w:r>
    </w:p>
  </w:footnote>
  <w:footnote w:id="316">
    <w:p w14:paraId="21898798" w14:textId="5D4C1E5B"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 xml:space="preserve">See infra </w:t>
      </w:r>
      <w:r w:rsidRPr="007E078E">
        <w:t xml:space="preserve">notes </w:t>
      </w:r>
      <w:r w:rsidRPr="007E078E">
        <w:fldChar w:fldCharType="begin"/>
      </w:r>
      <w:r w:rsidRPr="007E078E">
        <w:instrText xml:space="preserve"> NOTEREF _Ref206170650 \h  \* MERGEFORMAT </w:instrText>
      </w:r>
      <w:r w:rsidRPr="007E078E">
        <w:fldChar w:fldCharType="separate"/>
      </w:r>
      <w:r w:rsidRPr="007E078E">
        <w:t>328</w:t>
      </w:r>
      <w:r w:rsidRPr="007E078E">
        <w:fldChar w:fldCharType="end"/>
      </w:r>
      <w:r>
        <w:t>-</w:t>
      </w:r>
      <w:r w:rsidRPr="007E078E">
        <w:fldChar w:fldCharType="begin"/>
      </w:r>
      <w:r w:rsidRPr="007E078E">
        <w:instrText xml:space="preserve"> NOTEREF _Ref206188047 \h  \* MERGEFORMAT </w:instrText>
      </w:r>
      <w:r w:rsidRPr="007E078E">
        <w:fldChar w:fldCharType="separate"/>
      </w:r>
      <w:r w:rsidRPr="007E078E">
        <w:t>37</w:t>
      </w:r>
      <w:r w:rsidRPr="007E078E">
        <w:fldChar w:fldCharType="end"/>
      </w:r>
      <w:r w:rsidRPr="007E078E">
        <w:t xml:space="preserve"> </w:t>
      </w:r>
      <w:r>
        <w:t xml:space="preserve">and accompanying text </w:t>
      </w:r>
      <w:r w:rsidRPr="007E078E">
        <w:t>(discussing a common critique to the identicality requirement).</w:t>
      </w:r>
    </w:p>
  </w:footnote>
  <w:footnote w:id="317">
    <w:p w14:paraId="34238924" w14:textId="4C357AF3" w:rsidR="007E64D7" w:rsidRPr="007E078E" w:rsidRDefault="007E64D7" w:rsidP="007E64D7">
      <w:pPr>
        <w:pStyle w:val="FootnoteText"/>
      </w:pPr>
      <w:r w:rsidRPr="007E078E">
        <w:rPr>
          <w:rStyle w:val="FootnoteReference"/>
          <w:color w:val="auto"/>
          <w:szCs w:val="20"/>
        </w:rPr>
        <w:footnoteRef/>
      </w:r>
      <w:r w:rsidRPr="007E078E">
        <w:t xml:space="preserve"> Truskowski, </w:t>
      </w:r>
      <w:r w:rsidRPr="007E078E">
        <w:rPr>
          <w:i/>
        </w:rPr>
        <w:t>supra</w:t>
      </w:r>
      <w:r w:rsidRPr="007E078E">
        <w:t xml:space="preserve"> note </w:t>
      </w:r>
      <w:r>
        <w:fldChar w:fldCharType="begin"/>
      </w:r>
      <w:r>
        <w:instrText xml:space="preserve"> NOTEREF _Ref208951755 \h </w:instrText>
      </w:r>
      <w:r>
        <w:fldChar w:fldCharType="separate"/>
      </w:r>
      <w:r>
        <w:t>223</w:t>
      </w:r>
      <w:r>
        <w:fldChar w:fldCharType="end"/>
      </w:r>
      <w:r>
        <w:t>,</w:t>
      </w:r>
      <w:r w:rsidRPr="007E078E">
        <w:t xml:space="preserve"> at 1021</w:t>
      </w:r>
      <w:r>
        <w:t>-22</w:t>
      </w:r>
      <w:r w:rsidRPr="007E078E">
        <w:t xml:space="preserve"> (referring to the double scienter requirement as </w:t>
      </w:r>
      <w:r>
        <w:t>one of the</w:t>
      </w:r>
      <w:r w:rsidRPr="007E078E">
        <w:t xml:space="preserve"> “internal safeguard</w:t>
      </w:r>
      <w:r>
        <w:t>s</w:t>
      </w:r>
      <w:r w:rsidRPr="007E078E">
        <w:t>” helping to ensure plaintiffs only recover against “knowing bad actors who remove or falsify CMI for their own gain”).</w:t>
      </w:r>
    </w:p>
  </w:footnote>
  <w:footnote w:id="318">
    <w:p w14:paraId="52510963" w14:textId="77777777" w:rsidR="007E64D7" w:rsidRPr="007E078E" w:rsidRDefault="007E64D7" w:rsidP="007E64D7">
      <w:pPr>
        <w:pStyle w:val="FootnoteText"/>
      </w:pPr>
      <w:r w:rsidRPr="007E078E">
        <w:rPr>
          <w:rStyle w:val="FootnoteReference"/>
          <w:color w:val="auto"/>
          <w:szCs w:val="20"/>
        </w:rPr>
        <w:footnoteRef/>
      </w:r>
      <w:r w:rsidRPr="007E078E">
        <w:t xml:space="preserve"> </w:t>
      </w:r>
      <w:r w:rsidRPr="007E078E">
        <w:rPr>
          <w:i/>
        </w:rPr>
        <w:t>See</w:t>
      </w:r>
      <w:r w:rsidRPr="007E078E">
        <w:t xml:space="preserve"> </w:t>
      </w:r>
      <w:proofErr w:type="gramStart"/>
      <w:r w:rsidRPr="007E078E">
        <w:rPr>
          <w:i/>
        </w:rPr>
        <w:t>supra</w:t>
      </w:r>
      <w:r w:rsidRPr="007E078E">
        <w:t xml:space="preserve"> Part III</w:t>
      </w:r>
      <w:proofErr w:type="gramEnd"/>
      <w:r w:rsidRPr="007E078E">
        <w:t>.A (discussing the ease of alleging scienter where LLMs are at issue).</w:t>
      </w:r>
    </w:p>
  </w:footnote>
  <w:footnote w:id="319">
    <w:p w14:paraId="09E1F69B" w14:textId="3ABA99B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 xml:space="preserve">See infra </w:t>
      </w:r>
      <w:r w:rsidRPr="007E078E">
        <w:t xml:space="preserve">notes </w:t>
      </w:r>
      <w:r w:rsidRPr="007E078E">
        <w:fldChar w:fldCharType="begin"/>
      </w:r>
      <w:r w:rsidRPr="007E078E">
        <w:instrText xml:space="preserve"> NOTEREF _Ref206169004 \h  \* MERGEFORMAT </w:instrText>
      </w:r>
      <w:r w:rsidRPr="007E078E">
        <w:fldChar w:fldCharType="separate"/>
      </w:r>
      <w:r w:rsidRPr="007E078E">
        <w:t>321</w:t>
      </w:r>
      <w:r w:rsidRPr="007E078E">
        <w:fldChar w:fldCharType="end"/>
      </w:r>
      <w:r w:rsidRPr="007E078E">
        <w:t>-</w:t>
      </w:r>
      <w:r w:rsidRPr="007E078E">
        <w:fldChar w:fldCharType="begin"/>
      </w:r>
      <w:r w:rsidRPr="007E078E">
        <w:instrText xml:space="preserve"> NOTEREF _Ref206169006 \h  \* MERGEFORMAT </w:instrText>
      </w:r>
      <w:r w:rsidRPr="007E078E">
        <w:fldChar w:fldCharType="separate"/>
      </w:r>
      <w:r w:rsidRPr="007E078E">
        <w:t>26</w:t>
      </w:r>
      <w:r w:rsidRPr="007E078E">
        <w:fldChar w:fldCharType="end"/>
      </w:r>
      <w:r w:rsidRPr="007E078E">
        <w:t xml:space="preserve"> and accompanying text (explaining why fair use is more likely to apply to similar than identical works).</w:t>
      </w:r>
    </w:p>
  </w:footnote>
  <w:footnote w:id="320">
    <w:p w14:paraId="3CBE5168"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See supra</w:t>
      </w:r>
      <w:r w:rsidRPr="007E078E">
        <w:t xml:space="preserve"> note </w:t>
      </w:r>
      <w:r w:rsidRPr="007E078E">
        <w:fldChar w:fldCharType="begin"/>
      </w:r>
      <w:r w:rsidRPr="007E078E">
        <w:instrText xml:space="preserve"> NOTEREF _Ref206169075 \h  \* MERGEFORMAT </w:instrText>
      </w:r>
      <w:r w:rsidRPr="007E078E">
        <w:fldChar w:fldCharType="separate"/>
      </w:r>
      <w:r w:rsidRPr="007E078E">
        <w:t>219</w:t>
      </w:r>
      <w:r w:rsidRPr="007E078E">
        <w:fldChar w:fldCharType="end"/>
      </w:r>
      <w:r w:rsidRPr="007E078E">
        <w:t xml:space="preserve"> (explaining that a defendant’s knowledge of his own infringement can satisfy the second scienter requirement).</w:t>
      </w:r>
    </w:p>
  </w:footnote>
  <w:footnote w:id="321">
    <w:p w14:paraId="6C45C5FD" w14:textId="77777777" w:rsidR="007E64D7" w:rsidRPr="007E078E" w:rsidRDefault="007E64D7" w:rsidP="007E64D7">
      <w:pPr>
        <w:pStyle w:val="FootnoteText"/>
      </w:pPr>
      <w:r w:rsidRPr="007E078E">
        <w:rPr>
          <w:rStyle w:val="FootnoteReference"/>
          <w:color w:val="auto"/>
        </w:rPr>
        <w:footnoteRef/>
      </w:r>
      <w:r w:rsidRPr="007E078E">
        <w:t xml:space="preserve"> 17 U.S.C. § 1202(b).</w:t>
      </w:r>
    </w:p>
  </w:footnote>
  <w:footnote w:id="322">
    <w:p w14:paraId="4BC9787D" w14:textId="23A7C85D" w:rsidR="007E64D7" w:rsidRPr="007E078E" w:rsidRDefault="007E64D7" w:rsidP="007E64D7">
      <w:pPr>
        <w:pStyle w:val="FootnoteText"/>
      </w:pPr>
      <w:r w:rsidRPr="007E078E">
        <w:rPr>
          <w:rStyle w:val="FootnoteReference"/>
          <w:color w:val="auto"/>
          <w:szCs w:val="20"/>
        </w:rPr>
        <w:footnoteRef/>
      </w:r>
      <w:r w:rsidRPr="007E078E">
        <w:t xml:space="preserve"> Nimmer </w:t>
      </w:r>
      <w:r>
        <w:t>o</w:t>
      </w:r>
      <w:r w:rsidRPr="007E078E">
        <w:t xml:space="preserve">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t>,</w:t>
      </w:r>
      <w:r w:rsidRPr="007E078E">
        <w:t xml:space="preserve"> § 12A.10 </w:t>
      </w:r>
      <w:bookmarkStart w:id="112" w:name="_Hlk209041283"/>
      <w:r w:rsidRPr="007E078E">
        <w:t>[C][1]</w:t>
      </w:r>
      <w:bookmarkEnd w:id="112"/>
      <w:r w:rsidRPr="007E078E">
        <w:t>.</w:t>
      </w:r>
    </w:p>
  </w:footnote>
  <w:footnote w:id="323">
    <w:p w14:paraId="0B203DBD" w14:textId="76BE6B2D"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See supra</w:t>
      </w:r>
      <w:r w:rsidRPr="007E078E">
        <w:t xml:space="preserve"> notes </w:t>
      </w:r>
      <w:r w:rsidRPr="007E078E">
        <w:fldChar w:fldCharType="begin"/>
      </w:r>
      <w:r w:rsidRPr="007E078E">
        <w:instrText xml:space="preserve"> NOTEREF _Ref205571479 \h  \* MERGEFORMAT </w:instrText>
      </w:r>
      <w:r w:rsidRPr="007E078E">
        <w:fldChar w:fldCharType="separate"/>
      </w:r>
      <w:r w:rsidRPr="007E078E">
        <w:t>146</w:t>
      </w:r>
      <w:r w:rsidRPr="007E078E">
        <w:fldChar w:fldCharType="end"/>
      </w:r>
      <w:r w:rsidRPr="007E078E">
        <w:t>-</w:t>
      </w:r>
      <w:r w:rsidRPr="007E078E">
        <w:fldChar w:fldCharType="begin"/>
      </w:r>
      <w:r w:rsidRPr="007E078E">
        <w:instrText xml:space="preserve"> NOTEREF _Ref206169512 \h  \* MERGEFORMAT </w:instrText>
      </w:r>
      <w:r w:rsidRPr="007E078E">
        <w:fldChar w:fldCharType="separate"/>
      </w:r>
      <w:r w:rsidRPr="007E078E">
        <w:t>47</w:t>
      </w:r>
      <w:r w:rsidRPr="007E078E">
        <w:fldChar w:fldCharType="end"/>
      </w:r>
      <w:r w:rsidRPr="007E078E">
        <w:t xml:space="preserve"> and accompanying text (describing the § 1202 analysis’s failure to include a copyrightability inquiry).</w:t>
      </w:r>
    </w:p>
  </w:footnote>
  <w:footnote w:id="324">
    <w:p w14:paraId="6EED2578" w14:textId="77777777" w:rsidR="007E64D7" w:rsidRPr="007E078E" w:rsidRDefault="007E64D7" w:rsidP="007E64D7">
      <w:pPr>
        <w:pStyle w:val="FootnoteText"/>
      </w:pPr>
      <w:r w:rsidRPr="007E078E">
        <w:rPr>
          <w:rStyle w:val="FootnoteReference"/>
          <w:color w:val="auto"/>
        </w:rPr>
        <w:footnoteRef/>
      </w:r>
      <w:r w:rsidRPr="007E078E">
        <w:t xml:space="preserve"> These benefits are lost where an allegedly violated work is </w:t>
      </w:r>
      <w:r w:rsidRPr="007E078E">
        <w:rPr>
          <w:i/>
        </w:rPr>
        <w:t>entirely</w:t>
      </w:r>
      <w:r w:rsidRPr="007E078E">
        <w:t xml:space="preserve"> uncopyrightable—e.g., it is in the public domain. But in that instance, inability to satisfy a different element would dispose of the claim: the scienter requirement would not be met.</w:t>
      </w:r>
    </w:p>
  </w:footnote>
  <w:footnote w:id="325">
    <w:p w14:paraId="1AC35413" w14:textId="05F750E8" w:rsidR="007E64D7" w:rsidRPr="007E078E" w:rsidRDefault="007E64D7" w:rsidP="007E64D7">
      <w:pPr>
        <w:pStyle w:val="FootnoteText"/>
      </w:pPr>
      <w:r w:rsidRPr="007E078E">
        <w:rPr>
          <w:rStyle w:val="FootnoteReference"/>
          <w:color w:val="auto"/>
        </w:rPr>
        <w:footnoteRef/>
      </w:r>
      <w:r w:rsidRPr="007E078E">
        <w:t xml:space="preserve"> Complaint</w:t>
      </w:r>
      <w:r>
        <w:t xml:space="preserve"> </w:t>
      </w:r>
      <w:r>
        <w:rPr>
          <w:rFonts w:cs="Times New Roman"/>
        </w:rPr>
        <w:t>¶</w:t>
      </w:r>
      <w:r>
        <w:t> 60</w:t>
      </w:r>
      <w:r w:rsidRPr="007E078E">
        <w:t xml:space="preserve">, </w:t>
      </w:r>
      <w:r w:rsidRPr="007E078E">
        <w:rPr>
          <w:i/>
        </w:rPr>
        <w:t>DOE 1</w:t>
      </w:r>
      <w:r>
        <w:rPr>
          <w:i/>
        </w:rPr>
        <w:t> </w:t>
      </w:r>
      <w:r w:rsidRPr="007E078E">
        <w:rPr>
          <w:i/>
        </w:rPr>
        <w:t>v. GitHub, Inc.</w:t>
      </w:r>
      <w:r w:rsidRPr="007E078E">
        <w:t>,</w:t>
      </w:r>
      <w:r w:rsidRPr="007E078E">
        <w:rPr>
          <w:i/>
        </w:rPr>
        <w:t xml:space="preserve"> </w:t>
      </w:r>
      <w:r w:rsidRPr="007E078E">
        <w:t>No.</w:t>
      </w:r>
      <w:r>
        <w:t> </w:t>
      </w:r>
      <w:r w:rsidRPr="007E078E">
        <w:t>4:22-cv-06823 (N.D. Cal. 2022).</w:t>
      </w:r>
    </w:p>
  </w:footnote>
  <w:footnote w:id="326">
    <w:p w14:paraId="527D0A88" w14:textId="77777777" w:rsidR="007E64D7" w:rsidRPr="007E078E" w:rsidRDefault="007E64D7" w:rsidP="007E64D7">
      <w:pPr>
        <w:pStyle w:val="FootnoteText"/>
      </w:pPr>
      <w:r w:rsidRPr="007E078E">
        <w:rPr>
          <w:rStyle w:val="FootnoteReference"/>
          <w:color w:val="auto"/>
        </w:rPr>
        <w:footnoteRef/>
      </w:r>
      <w:r w:rsidRPr="007E078E">
        <w:t xml:space="preserve"> Duan, </w:t>
      </w:r>
      <w:r w:rsidRPr="007E078E">
        <w:rPr>
          <w:i/>
        </w:rPr>
        <w:t>supra</w:t>
      </w:r>
      <w:r w:rsidRPr="007E078E">
        <w:t xml:space="preserve"> note </w:t>
      </w:r>
      <w:r>
        <w:fldChar w:fldCharType="begin"/>
      </w:r>
      <w:r>
        <w:instrText xml:space="preserve"> NOTEREF _Ref209028760 \h </w:instrText>
      </w:r>
      <w:r>
        <w:fldChar w:fldCharType="separate"/>
      </w:r>
      <w:r>
        <w:t>260</w:t>
      </w:r>
      <w:r>
        <w:fldChar w:fldCharType="end"/>
      </w:r>
      <w:r w:rsidRPr="007E078E">
        <w:t>.</w:t>
      </w:r>
    </w:p>
  </w:footnote>
  <w:footnote w:id="327">
    <w:p w14:paraId="2209F500" w14:textId="7BE78249" w:rsidR="007E64D7" w:rsidRPr="007E078E" w:rsidRDefault="007E64D7" w:rsidP="007E64D7">
      <w:pPr>
        <w:pStyle w:val="FootnoteText"/>
        <w:rPr>
          <w:iCs/>
        </w:rPr>
      </w:pPr>
      <w:r w:rsidRPr="007E078E">
        <w:rPr>
          <w:rStyle w:val="FootnoteReference"/>
          <w:color w:val="auto"/>
        </w:rPr>
        <w:footnoteRef/>
      </w:r>
      <w:r w:rsidRPr="007E078E">
        <w:t xml:space="preserve"> Note that much of the allegedly infringing output material is redacted from the complaint. </w:t>
      </w:r>
      <w:r w:rsidRPr="007E078E">
        <w:rPr>
          <w:i/>
        </w:rPr>
        <w:t>See</w:t>
      </w:r>
      <w:r w:rsidRPr="007E078E">
        <w:rPr>
          <w:iCs/>
        </w:rPr>
        <w:t xml:space="preserve"> Second Amended Complaint, </w:t>
      </w:r>
      <w:r w:rsidRPr="007E078E">
        <w:rPr>
          <w:i/>
        </w:rPr>
        <w:t>Doe</w:t>
      </w:r>
      <w:r>
        <w:rPr>
          <w:i/>
        </w:rPr>
        <w:t> </w:t>
      </w:r>
      <w:r w:rsidRPr="007E078E">
        <w:rPr>
          <w:i/>
        </w:rPr>
        <w:t>v. GitHub</w:t>
      </w:r>
      <w:r w:rsidRPr="007E078E">
        <w:rPr>
          <w:iCs/>
        </w:rPr>
        <w:t>.</w:t>
      </w:r>
    </w:p>
  </w:footnote>
  <w:footnote w:id="328">
    <w:p w14:paraId="7308C28F" w14:textId="0D00DD66" w:rsidR="007E64D7" w:rsidRPr="007E078E" w:rsidRDefault="007E64D7" w:rsidP="007E64D7">
      <w:pPr>
        <w:pStyle w:val="FootnoteText"/>
      </w:pPr>
      <w:r w:rsidRPr="007E078E">
        <w:rPr>
          <w:rStyle w:val="FootnoteReference"/>
          <w:color w:val="auto"/>
        </w:rPr>
        <w:footnoteRef/>
      </w:r>
      <w:r w:rsidRPr="007E078E">
        <w:t xml:space="preserve"> </w:t>
      </w:r>
      <w:r w:rsidRPr="007E078E">
        <w:rPr>
          <w:highlight w:val="white"/>
        </w:rPr>
        <w:t>Baker</w:t>
      </w:r>
      <w:r>
        <w:rPr>
          <w:highlight w:val="white"/>
        </w:rPr>
        <w:t> </w:t>
      </w:r>
      <w:r w:rsidRPr="007E078E">
        <w:rPr>
          <w:highlight w:val="white"/>
        </w:rPr>
        <w:t>v. Selden, 101 U.S. 99</w:t>
      </w:r>
      <w:r>
        <w:rPr>
          <w:highlight w:val="white"/>
        </w:rPr>
        <w:t>, 100-02</w:t>
      </w:r>
      <w:r w:rsidRPr="007E078E">
        <w:rPr>
          <w:highlight w:val="white"/>
        </w:rPr>
        <w:t xml:space="preserve"> (1879); 17 U.S.C. § 102(b); </w:t>
      </w:r>
      <w:r w:rsidRPr="007E078E">
        <w:rPr>
          <w:i/>
          <w:highlight w:val="white"/>
        </w:rPr>
        <w:t xml:space="preserve">see also </w:t>
      </w:r>
      <w:r w:rsidRPr="007E078E">
        <w:rPr>
          <w:highlight w:val="white"/>
        </w:rPr>
        <w:t xml:space="preserve">Carys J. Craig, </w:t>
      </w:r>
      <w:proofErr w:type="gramStart"/>
      <w:r w:rsidRPr="007E078E">
        <w:rPr>
          <w:i/>
          <w:highlight w:val="white"/>
        </w:rPr>
        <w:t>Transforming</w:t>
      </w:r>
      <w:proofErr w:type="gramEnd"/>
      <w:r w:rsidRPr="007E078E">
        <w:rPr>
          <w:i/>
          <w:highlight w:val="white"/>
        </w:rPr>
        <w:t xml:space="preserve"> “Total Concept and Feel”: Dialogic Creativity and Copyright’s Substantial Similarity Doctrine</w:t>
      </w:r>
      <w:r w:rsidRPr="007E078E">
        <w:rPr>
          <w:highlight w:val="white"/>
        </w:rPr>
        <w:t>, 38 Cardozo Arts &amp; Ent. L.J. 603, 622 (2020) (“A substantial similarity doctrine that fails to parse out [unprotectable] elements from the protectable scope of the copyright work</w:t>
      </w:r>
      <w:r>
        <w:rPr>
          <w:highlight w:val="white"/>
        </w:rPr>
        <w:t> </w:t>
      </w:r>
      <w:r w:rsidRPr="007E078E">
        <w:rPr>
          <w:highlight w:val="white"/>
        </w:rPr>
        <w:t>.</w:t>
      </w:r>
      <w:r>
        <w:rPr>
          <w:highlight w:val="white"/>
        </w:rPr>
        <w:t> </w:t>
      </w:r>
      <w:r w:rsidRPr="007E078E">
        <w:rPr>
          <w:highlight w:val="white"/>
        </w:rPr>
        <w:t>.</w:t>
      </w:r>
      <w:r>
        <w:rPr>
          <w:highlight w:val="white"/>
        </w:rPr>
        <w:t> </w:t>
      </w:r>
      <w:r w:rsidRPr="007E078E">
        <w:rPr>
          <w:highlight w:val="white"/>
        </w:rPr>
        <w:t>. is fundamentally at odds with [the aims of the] copyright system.”).</w:t>
      </w:r>
    </w:p>
  </w:footnote>
  <w:footnote w:id="329">
    <w:p w14:paraId="321CE5AE" w14:textId="5AC61ED5"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See infra</w:t>
      </w:r>
      <w:r w:rsidRPr="007E078E">
        <w:t xml:space="preserve"> note </w:t>
      </w:r>
      <w:r w:rsidRPr="007E078E">
        <w:fldChar w:fldCharType="begin"/>
      </w:r>
      <w:r w:rsidRPr="007E078E">
        <w:instrText xml:space="preserve"> NOTEREF _Ref206170650 \h  \* MERGEFORMAT </w:instrText>
      </w:r>
      <w:r w:rsidRPr="007E078E">
        <w:fldChar w:fldCharType="separate"/>
      </w:r>
      <w:r w:rsidRPr="007E078E">
        <w:t>328</w:t>
      </w:r>
      <w:r w:rsidRPr="007E078E">
        <w:fldChar w:fldCharType="end"/>
      </w:r>
      <w:r w:rsidRPr="007E078E">
        <w:t xml:space="preserve"> (</w:t>
      </w:r>
      <w:r w:rsidR="00C61FE0">
        <w:t>describing</w:t>
      </w:r>
      <w:r w:rsidRPr="007E078E">
        <w:t xml:space="preserve"> this critique).</w:t>
      </w:r>
    </w:p>
  </w:footnote>
  <w:footnote w:id="330">
    <w:p w14:paraId="19A4161C" w14:textId="77777777"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See id.</w:t>
      </w:r>
    </w:p>
  </w:footnote>
  <w:footnote w:id="331">
    <w:p w14:paraId="46F0F81A" w14:textId="7D99AD2A" w:rsidR="007E64D7" w:rsidRPr="007E078E" w:rsidRDefault="007E64D7" w:rsidP="007E64D7">
      <w:pPr>
        <w:pStyle w:val="FootnoteText"/>
      </w:pPr>
      <w:r w:rsidRPr="007E078E">
        <w:rPr>
          <w:rStyle w:val="FootnoteReference"/>
          <w:color w:val="auto"/>
        </w:rPr>
        <w:footnoteRef/>
      </w:r>
      <w:r w:rsidRPr="007E078E">
        <w:t xml:space="preserve"> </w:t>
      </w:r>
      <w:r>
        <w:rPr>
          <w:i/>
          <w:iCs/>
        </w:rPr>
        <w:t xml:space="preserve">See </w:t>
      </w:r>
      <w:r w:rsidRPr="007E078E">
        <w:t>Castle Rock Entertainment Inc.</w:t>
      </w:r>
      <w:r>
        <w:t> </w:t>
      </w:r>
      <w:r w:rsidRPr="007E078E">
        <w:t>v. Carol Publishing Group, 150 F.3d 132</w:t>
      </w:r>
      <w:r>
        <w:t>, 142</w:t>
      </w:r>
      <w:r w:rsidRPr="007E078E">
        <w:t xml:space="preserve"> (2d Cir. 1998).</w:t>
      </w:r>
    </w:p>
  </w:footnote>
  <w:footnote w:id="332">
    <w:p w14:paraId="256AE5AC" w14:textId="77777777" w:rsidR="007E64D7" w:rsidRPr="008C04EB" w:rsidRDefault="007E64D7" w:rsidP="007E64D7">
      <w:pPr>
        <w:pStyle w:val="FootnoteText"/>
        <w:rPr>
          <w:iCs/>
        </w:rPr>
      </w:pPr>
      <w:r w:rsidRPr="007E078E">
        <w:rPr>
          <w:rStyle w:val="FootnoteReference"/>
          <w:color w:val="auto"/>
        </w:rPr>
        <w:footnoteRef/>
      </w:r>
      <w:r w:rsidRPr="007E078E">
        <w:t xml:space="preserve"> </w:t>
      </w:r>
      <w:r w:rsidRPr="007E078E">
        <w:rPr>
          <w:i/>
        </w:rPr>
        <w:t>Id.</w:t>
      </w:r>
      <w:r>
        <w:rPr>
          <w:iCs/>
        </w:rPr>
        <w:t xml:space="preserve"> at 143.</w:t>
      </w:r>
    </w:p>
  </w:footnote>
  <w:footnote w:id="333">
    <w:p w14:paraId="10F9C45D" w14:textId="35425AD6" w:rsidR="007E64D7" w:rsidRPr="007E078E" w:rsidRDefault="007E64D7" w:rsidP="007E64D7">
      <w:pPr>
        <w:pStyle w:val="FootnoteText"/>
      </w:pPr>
      <w:r w:rsidRPr="007E078E">
        <w:rPr>
          <w:rStyle w:val="FootnoteReference"/>
          <w:color w:val="auto"/>
        </w:rPr>
        <w:footnoteRef/>
      </w:r>
      <w:r w:rsidRPr="007E078E">
        <w:t xml:space="preserve"> Nimmer </w:t>
      </w:r>
      <w:r>
        <w:t>o</w:t>
      </w:r>
      <w:r w:rsidRPr="007E078E">
        <w:t xml:space="preserve">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t>, § 13F.07</w:t>
      </w:r>
      <w:r w:rsidRPr="007E078E">
        <w:t xml:space="preserve"> (“The third factor weighs against fair use when defendant copies a quantitatively large percentage of plaintiff’s work”); </w:t>
      </w:r>
      <w:r w:rsidRPr="007E078E">
        <w:rPr>
          <w:i/>
        </w:rPr>
        <w:t>id.</w:t>
      </w:r>
      <w:r w:rsidRPr="007E078E">
        <w:t xml:space="preserve"> (“As a rule, ‘the more of a copyrighted work that is taken, the less likely the use is to be fair’</w:t>
      </w:r>
      <w:r>
        <w:t>”)</w:t>
      </w:r>
      <w:r w:rsidRPr="007E078E">
        <w:t xml:space="preserve"> (noting that the infringer may still be favored “[</w:t>
      </w:r>
      <w:proofErr w:type="spellStart"/>
      <w:r w:rsidRPr="007E078E">
        <w:t>i</w:t>
      </w:r>
      <w:proofErr w:type="spellEnd"/>
      <w:r w:rsidRPr="007E078E">
        <w:t xml:space="preserve">]f the amount copied is very slight in relation to the work as a whole.” (quoting </w:t>
      </w:r>
      <w:r w:rsidR="00255687">
        <w:t>Ringgold v. Black Entm’t Television 126 F.3d 70, 76 (2d Cir. 1997)</w:t>
      </w:r>
      <w:r w:rsidRPr="007E078E">
        <w:t>.</w:t>
      </w:r>
    </w:p>
  </w:footnote>
  <w:footnote w:id="334">
    <w:p w14:paraId="58EEE532" w14:textId="19BE84D8" w:rsidR="007E64D7" w:rsidRPr="007E078E" w:rsidRDefault="007E64D7" w:rsidP="007E64D7">
      <w:pPr>
        <w:pStyle w:val="FootnoteText"/>
      </w:pPr>
      <w:r w:rsidRPr="007E078E">
        <w:rPr>
          <w:rStyle w:val="FootnoteReference"/>
          <w:color w:val="auto"/>
        </w:rPr>
        <w:footnoteRef/>
      </w:r>
      <w:r w:rsidRPr="007E078E">
        <w:t xml:space="preserve"> </w:t>
      </w:r>
      <w:r w:rsidRPr="007E078E">
        <w:rPr>
          <w:i/>
        </w:rPr>
        <w:t xml:space="preserve">See </w:t>
      </w:r>
      <w:r w:rsidRPr="007E078E">
        <w:t>Perfect 10, Inc.</w:t>
      </w:r>
      <w:r>
        <w:t> </w:t>
      </w:r>
      <w:r w:rsidRPr="007E078E">
        <w:t>v. Amazon.com, Inc., 508 F.3d 1146</w:t>
      </w:r>
      <w:r>
        <w:t>, 1165</w:t>
      </w:r>
      <w:r w:rsidRPr="007E078E">
        <w:t xml:space="preserve"> (9th Cir. 2007); Nimmer </w:t>
      </w:r>
      <w:r>
        <w:t>o</w:t>
      </w:r>
      <w:r w:rsidRPr="007E078E">
        <w:t xml:space="preserve">n Copyright, </w:t>
      </w:r>
      <w:r w:rsidRPr="007E078E">
        <w:rPr>
          <w:i/>
        </w:rPr>
        <w:t>supra</w:t>
      </w:r>
      <w:r w:rsidRPr="007E078E">
        <w:t xml:space="preserve"> note </w:t>
      </w:r>
      <w:r w:rsidRPr="007E078E">
        <w:fldChar w:fldCharType="begin"/>
      </w:r>
      <w:r w:rsidRPr="007E078E">
        <w:instrText xml:space="preserve"> NOTEREF _Ref205644930 \h  \* MERGEFORMAT </w:instrText>
      </w:r>
      <w:r w:rsidRPr="007E078E">
        <w:fldChar w:fldCharType="separate"/>
      </w:r>
      <w:r w:rsidRPr="007E078E">
        <w:t>25</w:t>
      </w:r>
      <w:r w:rsidRPr="007E078E">
        <w:fldChar w:fldCharType="end"/>
      </w:r>
      <w:r w:rsidRPr="007E078E">
        <w:t xml:space="preserve"> (“Literal copying of images for a search engine, for example, has been held to satisfy the test because the defendant’s transformative purpose in using an image to facilitate search functionality is ‘fundamentally different; from the original artist’s expressive purposes.”).</w:t>
      </w:r>
    </w:p>
  </w:footnote>
  <w:footnote w:id="335">
    <w:p w14:paraId="5FDB9EF5" w14:textId="093ED721"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Real World Media LLC</w:t>
      </w:r>
      <w:r>
        <w:rPr>
          <w:i/>
          <w:iCs/>
        </w:rPr>
        <w:t> </w:t>
      </w:r>
      <w:r w:rsidRPr="007E078E">
        <w:rPr>
          <w:i/>
          <w:iCs/>
        </w:rPr>
        <w:t>v. Daily Caller, Inc.</w:t>
      </w:r>
      <w:r w:rsidRPr="007E078E">
        <w:t xml:space="preserve">, 744 F. Supp. 3d 24, 40 (D.D.C. 2024) (“There is also a practical point: it would be odd if a defendant could evade </w:t>
      </w:r>
      <w:r w:rsidRPr="007E078E">
        <w:rPr>
          <w:highlight w:val="white"/>
        </w:rPr>
        <w:t>DMCA</w:t>
      </w:r>
      <w:r w:rsidRPr="007E078E">
        <w:t xml:space="preserve"> liability by removing or altering CMI in a copied work but only disseminating 99% rather than 100% of that work.”); </w:t>
      </w:r>
      <w:r w:rsidRPr="007E078E">
        <w:rPr>
          <w:rStyle w:val="ac"/>
          <w:rFonts w:eastAsiaTheme="majorEastAsia" w:hint="eastAsia"/>
          <w:sz w:val="20"/>
          <w:szCs w:val="20"/>
          <w:bdr w:val="none" w:sz="0" w:space="0" w:color="auto" w:frame="1"/>
        </w:rPr>
        <w:t xml:space="preserve">4 Nimmer on Copyright </w:t>
      </w:r>
      <w:r w:rsidRPr="00AD555D">
        <w:rPr>
          <w:rStyle w:val="ac"/>
          <w:rFonts w:eastAsiaTheme="majorEastAsia" w:cs="Times New Roman" w:hint="eastAsia"/>
          <w:sz w:val="20"/>
          <w:szCs w:val="20"/>
          <w:bdr w:val="none" w:sz="0" w:space="0" w:color="auto" w:frame="1"/>
        </w:rPr>
        <w:t>§</w:t>
      </w:r>
      <w:r>
        <w:rPr>
          <w:rStyle w:val="ac"/>
          <w:rFonts w:eastAsiaTheme="majorEastAsia"/>
          <w:sz w:val="20"/>
          <w:szCs w:val="20"/>
          <w:bdr w:val="none" w:sz="0" w:space="0" w:color="auto" w:frame="1"/>
        </w:rPr>
        <w:t> </w:t>
      </w:r>
      <w:r w:rsidRPr="007E078E">
        <w:rPr>
          <w:rStyle w:val="ac"/>
          <w:rFonts w:eastAsiaTheme="majorEastAsia" w:hint="eastAsia"/>
          <w:sz w:val="20"/>
          <w:szCs w:val="20"/>
          <w:bdr w:val="none" w:sz="0" w:space="0" w:color="auto" w:frame="1"/>
        </w:rPr>
        <w:t xml:space="preserve">12A.10 </w:t>
      </w:r>
      <w:r w:rsidRPr="007E078E">
        <w:t>[C][1]</w:t>
      </w:r>
      <w:r w:rsidRPr="007E078E">
        <w:rPr>
          <w:rStyle w:val="ac"/>
          <w:rFonts w:eastAsiaTheme="majorEastAsia" w:hint="eastAsia"/>
          <w:sz w:val="20"/>
          <w:szCs w:val="20"/>
          <w:bdr w:val="none" w:sz="0" w:space="0" w:color="auto" w:frame="1"/>
        </w:rPr>
        <w:t xml:space="preserve"> (2025)</w:t>
      </w:r>
      <w:r w:rsidRPr="007E078E">
        <w:t xml:space="preserve"> (“If plaintiff owns the copyright to a 300-page book and defendant propounds a work in which a single sentence is missing from that work, the two are not </w:t>
      </w:r>
      <w:r w:rsidRPr="007E078E">
        <w:rPr>
          <w:i/>
          <w:iCs/>
        </w:rPr>
        <w:t>identical</w:t>
      </w:r>
      <w:r w:rsidRPr="007E078E">
        <w:t xml:space="preserve">—but are still beyond doubt </w:t>
      </w:r>
      <w:r w:rsidRPr="007E078E">
        <w:rPr>
          <w:i/>
          <w:iCs/>
        </w:rPr>
        <w:t>substantially similar</w:t>
      </w:r>
      <w:r w:rsidRPr="007E078E">
        <w:t xml:space="preserve">.”); Jane C. Ginsburg, </w:t>
      </w:r>
      <w:r w:rsidRPr="007E078E">
        <w:rPr>
          <w:i/>
          <w:iCs/>
        </w:rPr>
        <w:t>Humanist Copyright</w:t>
      </w:r>
      <w:r w:rsidRPr="007E078E">
        <w:t>, 6 J. Free Speech L. 91, 128 (2025) (citing the 99% copying critique in stating that “one may hope the [identicality] rule’s doctrinal and consequential flaws lead to its rejection.”).</w:t>
      </w:r>
    </w:p>
  </w:footnote>
  <w:footnote w:id="336">
    <w:p w14:paraId="076DF725" w14:textId="77777777" w:rsidR="007E64D7" w:rsidRPr="007E078E" w:rsidRDefault="007E64D7" w:rsidP="007E64D7">
      <w:pPr>
        <w:pStyle w:val="FootnoteText"/>
      </w:pPr>
      <w:r w:rsidRPr="007E078E">
        <w:rPr>
          <w:rStyle w:val="FootnoteReference"/>
          <w:color w:val="auto"/>
        </w:rPr>
        <w:footnoteRef/>
      </w:r>
      <w:r w:rsidRPr="007E078E">
        <w:t xml:space="preserve"> 17 U.S.C. § 1202(e).</w:t>
      </w:r>
    </w:p>
  </w:footnote>
  <w:footnote w:id="337">
    <w:p w14:paraId="20AF0DA0" w14:textId="77777777" w:rsidR="007E64D7" w:rsidRPr="007E078E" w:rsidRDefault="007E64D7" w:rsidP="007E64D7">
      <w:pPr>
        <w:pStyle w:val="FootnoteText"/>
      </w:pPr>
      <w:r w:rsidRPr="007E078E">
        <w:rPr>
          <w:rStyle w:val="FootnoteReference"/>
          <w:color w:val="auto"/>
        </w:rPr>
        <w:footnoteRef/>
      </w:r>
      <w:r w:rsidRPr="007E078E">
        <w:t xml:space="preserve"> 17 U.S.C. § 1202(b).</w:t>
      </w:r>
    </w:p>
  </w:footnote>
  <w:footnote w:id="338">
    <w:p w14:paraId="76AA7C07" w14:textId="76A4B590" w:rsidR="007E64D7" w:rsidRPr="007E078E" w:rsidRDefault="007E64D7" w:rsidP="007E64D7">
      <w:pPr>
        <w:pStyle w:val="FootnoteText"/>
      </w:pPr>
      <w:r w:rsidRPr="007E078E">
        <w:rPr>
          <w:rStyle w:val="FootnoteReference"/>
          <w:color w:val="auto"/>
        </w:rPr>
        <w:footnoteRef/>
      </w:r>
      <w:r w:rsidRPr="007E078E">
        <w:t xml:space="preserve"> </w:t>
      </w:r>
      <w:r w:rsidRPr="007E078E">
        <w:rPr>
          <w:i/>
          <w:iCs/>
        </w:rPr>
        <w:t>Compare</w:t>
      </w:r>
      <w:r w:rsidRPr="007E078E">
        <w:rPr>
          <w:i/>
        </w:rPr>
        <w:t xml:space="preserve"> </w:t>
      </w:r>
      <w:r w:rsidRPr="007E078E">
        <w:t>H. Rept. No.</w:t>
      </w:r>
      <w:r>
        <w:t> </w:t>
      </w:r>
      <w:r w:rsidRPr="007E078E">
        <w:t>105-551, pt.</w:t>
      </w:r>
      <w:r>
        <w:t> </w:t>
      </w:r>
      <w:r w:rsidRPr="007E078E">
        <w:t xml:space="preserve">1 (1998) (“The prohibition in this subsection does not include ordinary and customary practices of broadcasters or inadvertent omission of credits from broadcasts of audiovisual works since, inter alia, such omissions are not made with </w:t>
      </w:r>
      <w:r w:rsidRPr="007E078E">
        <w:rPr>
          <w:i/>
          <w:iCs/>
        </w:rPr>
        <w:t>knowledge</w:t>
      </w:r>
      <w:r w:rsidRPr="007E078E">
        <w:t xml:space="preserve"> that they </w:t>
      </w:r>
      <w:proofErr w:type="gramStart"/>
      <w:r w:rsidRPr="007E078E">
        <w:t xml:space="preserve">will  </w:t>
      </w:r>
      <w:r w:rsidRPr="007E078E">
        <w:rPr>
          <w:i/>
          <w:iCs/>
        </w:rPr>
        <w:t>induce</w:t>
      </w:r>
      <w:proofErr w:type="gramEnd"/>
      <w:r w:rsidRPr="007E078E">
        <w:rPr>
          <w:i/>
          <w:iCs/>
        </w:rPr>
        <w:t>, enable, facilitate or conceal a copyright infringement</w:t>
      </w:r>
      <w:r w:rsidRPr="007E078E">
        <w:t xml:space="preserve">.”) (emphasis added), </w:t>
      </w:r>
      <w:r w:rsidRPr="007E078E">
        <w:rPr>
          <w:i/>
          <w:iCs/>
        </w:rPr>
        <w:t xml:space="preserve">with </w:t>
      </w:r>
      <w:r w:rsidRPr="007E078E">
        <w:t xml:space="preserve">§ 1202(e)(1)(B) (exempting liability for broadcasters if “such person did not </w:t>
      </w:r>
      <w:r w:rsidRPr="007E078E">
        <w:rPr>
          <w:i/>
          <w:iCs/>
        </w:rPr>
        <w:t>intend</w:t>
      </w:r>
      <w:r w:rsidRPr="007E078E">
        <w:t xml:space="preserve">, by engaging in such activity, </w:t>
      </w:r>
      <w:r w:rsidRPr="007E078E">
        <w:rPr>
          <w:i/>
          <w:iCs/>
        </w:rPr>
        <w:t>to induce, enable, facilitate, or conceal infringement</w:t>
      </w:r>
      <w:r>
        <w:rPr>
          <w:i/>
          <w:iCs/>
        </w:rPr>
        <w:t> </w:t>
      </w:r>
      <w:r w:rsidRPr="007E078E">
        <w:rPr>
          <w:i/>
          <w:iCs/>
        </w:rPr>
        <w:t>.</w:t>
      </w:r>
      <w:r>
        <w:rPr>
          <w:i/>
          <w:iCs/>
        </w:rPr>
        <w:t> </w:t>
      </w:r>
      <w:r w:rsidRPr="007E078E">
        <w:rPr>
          <w:i/>
          <w:iCs/>
        </w:rPr>
        <w:t>.</w:t>
      </w:r>
      <w:r>
        <w:rPr>
          <w:i/>
          <w:iCs/>
        </w:rPr>
        <w:t> </w:t>
      </w:r>
      <w:r w:rsidRPr="007E078E">
        <w:rPr>
          <w:i/>
          <w:iCs/>
        </w:rPr>
        <w:t>.</w:t>
      </w:r>
      <w:r w:rsidRPr="007E078E">
        <w:t>”) (emphasis added).</w:t>
      </w:r>
    </w:p>
  </w:footnote>
  <w:footnote w:id="339">
    <w:p w14:paraId="05650EA2" w14:textId="77777777" w:rsidR="007E64D7" w:rsidRPr="007E078E" w:rsidRDefault="007E64D7" w:rsidP="007E64D7">
      <w:pPr>
        <w:pStyle w:val="FootnoteText"/>
      </w:pPr>
      <w:r w:rsidRPr="007E078E">
        <w:rPr>
          <w:rStyle w:val="FootnoteReference"/>
          <w:color w:val="auto"/>
        </w:rPr>
        <w:footnoteRef/>
      </w:r>
      <w:r w:rsidRPr="007E078E">
        <w:t xml:space="preserve"> Or enablement, facilitation, or concealment. </w:t>
      </w:r>
      <w:r w:rsidRPr="007E078E">
        <w:rPr>
          <w:i/>
          <w:iCs/>
        </w:rPr>
        <w:t xml:space="preserve">See </w:t>
      </w:r>
      <w:r w:rsidRPr="007E078E">
        <w:t>17 U.S.C. § 1202(b).</w:t>
      </w:r>
    </w:p>
  </w:footnote>
  <w:footnote w:id="340">
    <w:p w14:paraId="10EF1A85" w14:textId="77777777" w:rsidR="007E64D7" w:rsidRPr="007E078E" w:rsidRDefault="007E64D7" w:rsidP="007E64D7">
      <w:pPr>
        <w:pStyle w:val="FootnoteText"/>
      </w:pPr>
      <w:r w:rsidRPr="007E078E">
        <w:rPr>
          <w:rStyle w:val="FootnoteReference"/>
          <w:color w:val="auto"/>
        </w:rPr>
        <w:footnoteRef/>
      </w:r>
      <w:r w:rsidRPr="007E078E">
        <w:t xml:space="preserve"> Kayleigh Lemery, DMCA's Double Scienter Requirement: Allowing Intermediary Software Companies to be Worry-Free in Making a Buck Off Another's Dime, 28 Marq. Intell. Prop. &amp; Innovation L. Rev. 191, 197 (2024).</w:t>
      </w:r>
    </w:p>
  </w:footnote>
  <w:footnote w:id="341">
    <w:p w14:paraId="3FD92699" w14:textId="613D217F" w:rsidR="007E64D7" w:rsidRPr="007E078E" w:rsidRDefault="007E64D7" w:rsidP="007E64D7">
      <w:pPr>
        <w:pStyle w:val="FootnoteText"/>
        <w:rPr>
          <w:sz w:val="21"/>
          <w:szCs w:val="21"/>
        </w:rPr>
      </w:pPr>
      <w:r w:rsidRPr="007E078E">
        <w:rPr>
          <w:rStyle w:val="FootnoteReference"/>
          <w:color w:val="auto"/>
        </w:rPr>
        <w:footnoteRef/>
      </w:r>
      <w:r w:rsidRPr="007E078E">
        <w:t xml:space="preserve"> H. Rept. No.</w:t>
      </w:r>
      <w:r>
        <w:t> </w:t>
      </w:r>
      <w:r w:rsidRPr="007E078E">
        <w:t>105-551, pt.</w:t>
      </w:r>
      <w:r>
        <w:t> </w:t>
      </w:r>
      <w:r w:rsidRPr="007E078E">
        <w:t>1 (1998) (“The prohibition in this subsection does not include ordinary and customary practices of broadcasters or inadvertent omission of credits from broadcasts of audiovisual works since, inter alia, such omissions are not made with knowledge that they will induce, enable, facilitate or conceal a copyright infringement.”).</w:t>
      </w:r>
    </w:p>
  </w:footnote>
  <w:footnote w:id="342">
    <w:p w14:paraId="08AAA3F6" w14:textId="013AEE31" w:rsidR="007E64D7" w:rsidRPr="007E078E" w:rsidRDefault="007E64D7" w:rsidP="007E64D7">
      <w:pPr>
        <w:pStyle w:val="FootnoteText"/>
      </w:pPr>
      <w:r w:rsidRPr="007E078E">
        <w:rPr>
          <w:rStyle w:val="FootnoteReference"/>
          <w:color w:val="auto"/>
        </w:rPr>
        <w:footnoteRef/>
      </w:r>
      <w:r w:rsidRPr="007E078E">
        <w:t xml:space="preserve"> Hearing on H.R. 2</w:t>
      </w:r>
      <w:r>
        <w:t>2</w:t>
      </w:r>
      <w:r w:rsidRPr="007E078E">
        <w:t xml:space="preserve">80 and H.R. 2281 Before the H. </w:t>
      </w:r>
      <w:proofErr w:type="spellStart"/>
      <w:r w:rsidRPr="007E078E">
        <w:t>Subcomm</w:t>
      </w:r>
      <w:proofErr w:type="spellEnd"/>
      <w:r w:rsidRPr="007E078E">
        <w:t>. on Courts and Intellectual Prop., 105th Cong. (1997) (statement of Marybeth Peters, Register of Copyrights) [</w:t>
      </w:r>
      <w:hyperlink r:id="rId5" w:history="1">
        <w:r w:rsidRPr="007E078E">
          <w:rPr>
            <w:rStyle w:val="Hyperlink"/>
            <w:color w:val="auto"/>
          </w:rPr>
          <w:t>link</w:t>
        </w:r>
      </w:hyperlink>
      <w:r w:rsidRPr="007E078E">
        <w:t>] (“For example, a broadcaster who interrupts a broadcast of a motion picture for a news bulletin, thereby deleting part of the motion picture’s credits, would not fall within the prohibition.”).</w:t>
      </w:r>
    </w:p>
  </w:footnote>
  <w:footnote w:id="343">
    <w:p w14:paraId="1560C8D2" w14:textId="0F68DEA7" w:rsidR="007E64D7" w:rsidRPr="007E078E" w:rsidRDefault="007E64D7" w:rsidP="007E64D7">
      <w:pPr>
        <w:pStyle w:val="FootnoteText"/>
      </w:pPr>
      <w:r w:rsidRPr="007E078E">
        <w:rPr>
          <w:rStyle w:val="FootnoteReference"/>
          <w:color w:val="auto"/>
        </w:rPr>
        <w:footnoteRef/>
      </w:r>
      <w:r w:rsidRPr="007E078E">
        <w:t xml:space="preserve"> </w:t>
      </w:r>
      <w:r w:rsidRPr="007E078E">
        <w:rPr>
          <w:i/>
        </w:rPr>
        <w:t xml:space="preserve">See </w:t>
      </w:r>
      <w:r w:rsidRPr="007E078E">
        <w:rPr>
          <w:i/>
          <w:iCs/>
        </w:rPr>
        <w:t>Doe 1</w:t>
      </w:r>
      <w:r>
        <w:rPr>
          <w:i/>
          <w:iCs/>
        </w:rPr>
        <w:t> </w:t>
      </w:r>
      <w:r w:rsidRPr="007E078E">
        <w:rPr>
          <w:i/>
          <w:iCs/>
        </w:rPr>
        <w:t>v. GitHub, Inc.</w:t>
      </w:r>
      <w:r w:rsidRPr="007E078E">
        <w:t>, No.</w:t>
      </w:r>
      <w:r>
        <w:t> </w:t>
      </w:r>
      <w:r w:rsidRPr="007E078E">
        <w:t>22-CV-06823-JST, 2024 WL 235217, at *9 (N.D. Cal. Jan.</w:t>
      </w:r>
      <w:r>
        <w:t> </w:t>
      </w:r>
      <w:r w:rsidRPr="007E078E">
        <w:t xml:space="preserve">22, 2024) (dismissing plaintiffs’ § 1202 claims upon determining works were not identical); </w:t>
      </w:r>
      <w:r w:rsidRPr="007E078E">
        <w:rPr>
          <w:i/>
          <w:iCs/>
        </w:rPr>
        <w:t xml:space="preserve">Advanta-STAR Auto. </w:t>
      </w:r>
      <w:proofErr w:type="spellStart"/>
      <w:r w:rsidRPr="007E078E">
        <w:rPr>
          <w:i/>
          <w:iCs/>
        </w:rPr>
        <w:t>Rsch</w:t>
      </w:r>
      <w:proofErr w:type="spellEnd"/>
      <w:r w:rsidRPr="007E078E">
        <w:rPr>
          <w:i/>
          <w:iCs/>
        </w:rPr>
        <w:t>. Corp. of Am.</w:t>
      </w:r>
      <w:r>
        <w:rPr>
          <w:i/>
          <w:iCs/>
        </w:rPr>
        <w:t> </w:t>
      </w:r>
      <w:r w:rsidRPr="007E078E">
        <w:rPr>
          <w:i/>
          <w:iCs/>
        </w:rPr>
        <w:t>v. Search Optics, LLC</w:t>
      </w:r>
      <w:r w:rsidRPr="007E078E">
        <w:t>, 672 F. Supp. 3d 1035, 10</w:t>
      </w:r>
      <w:r>
        <w:t>57</w:t>
      </w:r>
      <w:r w:rsidRPr="007E078E">
        <w:t xml:space="preserve"> (S.D. Cal. 2023) (dismissing plaintiff’s § 1202 claims upon determining works were not identical); </w:t>
      </w:r>
      <w:r w:rsidRPr="007E078E">
        <w:rPr>
          <w:i/>
          <w:iCs/>
        </w:rPr>
        <w:t>Kirk Kara Corp.</w:t>
      </w:r>
      <w:r>
        <w:rPr>
          <w:i/>
          <w:iCs/>
        </w:rPr>
        <w:t> </w:t>
      </w:r>
      <w:r w:rsidRPr="007E078E">
        <w:rPr>
          <w:i/>
          <w:iCs/>
        </w:rPr>
        <w:t>v. W. Stone &amp; Metal Corp.</w:t>
      </w:r>
      <w:r w:rsidRPr="007E078E">
        <w:t>, WL 5991503, at *7 (C.D. Cal. Aug.</w:t>
      </w:r>
      <w:r>
        <w:t> </w:t>
      </w:r>
      <w:r w:rsidRPr="007E078E">
        <w:t>14, 2020) (dismissing plaintiff’s § 1202 claims upon determining works were not identical).</w:t>
      </w:r>
    </w:p>
  </w:footnote>
  <w:footnote w:id="344">
    <w:p w14:paraId="3D04D976" w14:textId="77777777" w:rsidR="007E64D7" w:rsidRPr="007E078E" w:rsidRDefault="007E64D7" w:rsidP="007E64D7">
      <w:pPr>
        <w:pStyle w:val="FootnoteText"/>
      </w:pPr>
      <w:r w:rsidRPr="007E078E">
        <w:rPr>
          <w:rStyle w:val="FootnoteReference"/>
          <w:color w:val="auto"/>
        </w:rPr>
        <w:footnoteRef/>
      </w:r>
      <w:r w:rsidRPr="007E078E">
        <w:t xml:space="preserve"> David Nimmer, </w:t>
      </w:r>
      <w:r w:rsidRPr="007E078E">
        <w:rPr>
          <w:i/>
          <w:iCs/>
        </w:rPr>
        <w:t>Appreciating Legislative History: The Sweet and Sour Spots of the DMCA’s Commentary</w:t>
      </w:r>
      <w:r w:rsidRPr="007E078E">
        <w:t>, 23 Cardozo L. Rev. 909, 924 (2002).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395FA" w14:textId="77777777" w:rsidR="006B7874" w:rsidRDefault="006B7874" w:rsidP="0043707B">
    <w:pPr>
      <w:pStyle w:val="Header"/>
      <w:ind w:firstLine="0"/>
      <w:jc w:val="center"/>
      <w:rPr>
        <w:i/>
        <w:iCs/>
      </w:rPr>
    </w:pPr>
    <w:r w:rsidRPr="006B7874">
      <w:rPr>
        <w:i/>
        <w:iCs/>
      </w:rPr>
      <w:t>Beyond Infringement: Rethinking DMCA § 1202 for Generative AI</w:t>
    </w:r>
  </w:p>
  <w:p w14:paraId="0BF9E35B" w14:textId="06298C63" w:rsidR="00427EC5" w:rsidRPr="0043707B" w:rsidRDefault="00427EC5" w:rsidP="0043707B">
    <w:pPr>
      <w:pStyle w:val="Header"/>
      <w:ind w:firstLine="0"/>
      <w:jc w:val="center"/>
      <w:rPr>
        <w:smallCaps/>
      </w:rPr>
    </w:pPr>
    <w:r>
      <w:t>7</w:t>
    </w:r>
    <w:r w:rsidR="006B7874">
      <w:t>8</w:t>
    </w:r>
    <w:r>
      <w:t xml:space="preserve"> </w:t>
    </w:r>
    <w:r>
      <w:rPr>
        <w:smallCaps/>
      </w:rPr>
      <w:t>Stan. L. Rev. (</w:t>
    </w:r>
    <w:r w:rsidRPr="007F1124">
      <w:rPr>
        <w:rFonts w:cs="Times New Roman (Body CS)"/>
      </w:rPr>
      <w:t>forthcoming</w:t>
    </w:r>
    <w:r>
      <w:rPr>
        <w:smallCaps/>
      </w:rPr>
      <w:t xml:space="preserve"> </w:t>
    </w:r>
    <w:r w:rsidR="00D071EC">
      <w:rPr>
        <w:smallCaps/>
      </w:rPr>
      <w:t>202</w:t>
    </w:r>
    <w:r w:rsidR="006B7874">
      <w:rPr>
        <w:smallCaps/>
      </w:rPr>
      <w:t>6</w:t>
    </w:r>
    <w:r>
      <w:rPr>
        <w:smallCap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7874"/>
    <w:multiLevelType w:val="multilevel"/>
    <w:tmpl w:val="604EF9B2"/>
    <w:name w:val="_SubHead3"/>
    <w:lvl w:ilvl="0">
      <w:start w:val="1"/>
      <w:numFmt w:val="upperRoman"/>
      <w:lvlText w:val="%1."/>
      <w:lvlJc w:val="left"/>
      <w:pPr>
        <w:tabs>
          <w:tab w:val="num" w:pos="878"/>
        </w:tabs>
        <w:ind w:left="360" w:firstLine="0"/>
      </w:pPr>
      <w:rPr>
        <w:rFonts w:hint="default"/>
        <w:b w:val="0"/>
        <w:i w:val="0"/>
      </w:rPr>
    </w:lvl>
    <w:lvl w:ilvl="1">
      <w:start w:val="1"/>
      <w:numFmt w:val="upperLetter"/>
      <w:lvlText w:val="%2."/>
      <w:lvlJc w:val="left"/>
      <w:pPr>
        <w:ind w:left="1080" w:firstLine="0"/>
      </w:pPr>
      <w:rPr>
        <w:rFonts w:hint="default"/>
      </w:rPr>
    </w:lvl>
    <w:lvl w:ilvl="2">
      <w:start w:val="1"/>
      <w:numFmt w:val="decimal"/>
      <w:lvlText w:val="%3."/>
      <w:lvlJc w:val="left"/>
      <w:pPr>
        <w:ind w:left="1080" w:firstLine="0"/>
      </w:pPr>
      <w:rPr>
        <w:rFonts w:hint="default"/>
      </w:rPr>
    </w:lvl>
    <w:lvl w:ilvl="3">
      <w:start w:val="1"/>
      <w:numFmt w:val="lowerLetter"/>
      <w:lvlText w:val="%4."/>
      <w:lvlJc w:val="left"/>
      <w:pPr>
        <w:ind w:left="2520" w:firstLine="0"/>
      </w:pPr>
      <w:rPr>
        <w:rFonts w:hint="default"/>
      </w:rPr>
    </w:lvl>
    <w:lvl w:ilvl="4">
      <w:start w:val="1"/>
      <w:numFmt w:val="lowerRoman"/>
      <w:lvlText w:val="%5."/>
      <w:lvlJc w:val="left"/>
      <w:pPr>
        <w:ind w:left="3240" w:firstLine="0"/>
      </w:pPr>
      <w:rPr>
        <w:rFonts w:hint="default"/>
      </w:rPr>
    </w:lvl>
    <w:lvl w:ilvl="5">
      <w:start w:val="1"/>
      <w:numFmt w:val="lowerLetter"/>
      <w:lvlText w:val="(%6)"/>
      <w:lvlJc w:val="left"/>
      <w:pPr>
        <w:ind w:left="3960" w:firstLine="0"/>
      </w:pPr>
      <w:rPr>
        <w:rFonts w:hint="default"/>
      </w:rPr>
    </w:lvl>
    <w:lvl w:ilvl="6">
      <w:start w:val="1"/>
      <w:numFmt w:val="lowerRoman"/>
      <w:lvlText w:val="(%7)"/>
      <w:lvlJc w:val="left"/>
      <w:pPr>
        <w:ind w:left="4680" w:firstLine="0"/>
      </w:pPr>
      <w:rPr>
        <w:rFonts w:hint="default"/>
      </w:rPr>
    </w:lvl>
    <w:lvl w:ilvl="7">
      <w:start w:val="1"/>
      <w:numFmt w:val="lowerLetter"/>
      <w:lvlText w:val="(%8)"/>
      <w:lvlJc w:val="left"/>
      <w:pPr>
        <w:ind w:left="5400" w:firstLine="0"/>
      </w:pPr>
      <w:rPr>
        <w:rFonts w:hint="default"/>
      </w:rPr>
    </w:lvl>
    <w:lvl w:ilvl="8">
      <w:start w:val="1"/>
      <w:numFmt w:val="lowerRoman"/>
      <w:lvlText w:val="(%9)"/>
      <w:lvlJc w:val="left"/>
      <w:pPr>
        <w:ind w:left="6120" w:firstLine="0"/>
      </w:pPr>
      <w:rPr>
        <w:rFonts w:hint="default"/>
      </w:rPr>
    </w:lvl>
  </w:abstractNum>
  <w:abstractNum w:abstractNumId="1" w15:restartNumberingAfterBreak="0">
    <w:nsid w:val="14AA6A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31466B2"/>
    <w:multiLevelType w:val="multilevel"/>
    <w:tmpl w:val="C2EC51CA"/>
    <w:lvl w:ilvl="0">
      <w:start w:val="1"/>
      <w:numFmt w:val="none"/>
      <w:suff w:val="nothing"/>
      <w:lvlText w:val=""/>
      <w:lvlJc w:val="left"/>
      <w:pPr>
        <w:ind w:left="0" w:firstLine="0"/>
      </w:pPr>
      <w:rPr>
        <w:rFonts w:hint="default"/>
      </w:rPr>
    </w:lvl>
    <w:lvl w:ilvl="1">
      <w:start w:val="1"/>
      <w:numFmt w:val="upperRoman"/>
      <w:pStyle w:val="Heading2"/>
      <w:lvlText w:val="%2."/>
      <w:lvlJc w:val="left"/>
      <w:pPr>
        <w:ind w:left="360" w:firstLine="0"/>
      </w:pPr>
      <w:rPr>
        <w:rFonts w:hint="default"/>
      </w:rPr>
    </w:lvl>
    <w:lvl w:ilvl="2">
      <w:start w:val="1"/>
      <w:numFmt w:val="upperLetter"/>
      <w:pStyle w:val="Heading3"/>
      <w:lvlText w:val="%3."/>
      <w:lvlJc w:val="left"/>
      <w:pPr>
        <w:ind w:left="720" w:firstLine="0"/>
      </w:pPr>
      <w:rPr>
        <w:rFonts w:hint="default"/>
      </w:rPr>
    </w:lvl>
    <w:lvl w:ilvl="3">
      <w:start w:val="1"/>
      <w:numFmt w:val="decimal"/>
      <w:pStyle w:val="Heading4"/>
      <w:lvlText w:val="%4."/>
      <w:lvlJc w:val="left"/>
      <w:pPr>
        <w:ind w:left="1440" w:firstLine="0"/>
      </w:pPr>
      <w:rPr>
        <w:rFonts w:hint="default"/>
      </w:rPr>
    </w:lvl>
    <w:lvl w:ilvl="4">
      <w:start w:val="1"/>
      <w:numFmt w:val="decimal"/>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3" w15:restartNumberingAfterBreak="0">
    <w:nsid w:val="27B91757"/>
    <w:multiLevelType w:val="multilevel"/>
    <w:tmpl w:val="CC30F320"/>
    <w:name w:val="_1"/>
    <w:lvl w:ilvl="0">
      <w:start w:val="1"/>
      <w:numFmt w:val="decimal"/>
      <w:lvlText w:val="%1."/>
      <w:lvlJc w:val="left"/>
      <w:pPr>
        <w:ind w:left="90" w:firstLine="720"/>
      </w:pPr>
      <w:rPr>
        <w:rFonts w:hint="default"/>
        <w:i w:val="0"/>
      </w:rPr>
    </w:lvl>
    <w:lvl w:ilvl="1">
      <w:start w:val="1"/>
      <w:numFmt w:val="upperLetter"/>
      <w:lvlText w:val="%2."/>
      <w:lvlJc w:val="left"/>
      <w:pPr>
        <w:tabs>
          <w:tab w:val="num" w:pos="1238"/>
        </w:tabs>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 w15:restartNumberingAfterBreak="0">
    <w:nsid w:val="2FFC019E"/>
    <w:multiLevelType w:val="hybridMultilevel"/>
    <w:tmpl w:val="B56A29A0"/>
    <w:name w:val="Custom list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1235EA"/>
    <w:multiLevelType w:val="hybridMultilevel"/>
    <w:tmpl w:val="21E82A26"/>
    <w:lvl w:ilvl="0" w:tplc="416E6B66">
      <w:start w:val="1"/>
      <w:numFmt w:val="lowerLetter"/>
      <w:pStyle w:val="Heading5"/>
      <w:lvlText w:val="%1."/>
      <w:lvlJc w:val="left"/>
      <w:pPr>
        <w:ind w:left="0" w:hanging="360"/>
      </w:pPr>
      <w:rPr>
        <w:i w:val="0"/>
        <w:i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73C50E4D"/>
    <w:multiLevelType w:val="multilevel"/>
    <w:tmpl w:val="A4DE7882"/>
    <w:styleLink w:val="SectionHeadingsListStyle"/>
    <w:lvl w:ilvl="0">
      <w:start w:val="1"/>
      <w:numFmt w:val="none"/>
      <w:pStyle w:val="Heading1"/>
      <w:suff w:val="nothing"/>
      <w:lvlText w:val=""/>
      <w:lvlJc w:val="left"/>
      <w:pPr>
        <w:ind w:left="0" w:firstLine="0"/>
      </w:pPr>
      <w:rPr>
        <w:rFonts w:hint="default"/>
      </w:rPr>
    </w:lvl>
    <w:lvl w:ilvl="1">
      <w:start w:val="1"/>
      <w:numFmt w:val="upperRoman"/>
      <w:lvlText w:val="%2."/>
      <w:lvlJc w:val="left"/>
      <w:pPr>
        <w:ind w:left="720" w:firstLine="0"/>
      </w:pPr>
      <w:rPr>
        <w:rFonts w:hint="default"/>
      </w:rPr>
    </w:lvl>
    <w:lvl w:ilvl="2">
      <w:start w:val="1"/>
      <w:numFmt w:val="upperLetter"/>
      <w:lvlText w:val="%3."/>
      <w:lvlJc w:val="left"/>
      <w:pPr>
        <w:ind w:left="1440" w:firstLine="0"/>
      </w:pPr>
      <w:rPr>
        <w:rFonts w:hint="default"/>
      </w:rPr>
    </w:lvl>
    <w:lvl w:ilvl="3">
      <w:start w:val="1"/>
      <w:numFmt w:val="decimal"/>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76D04E24"/>
    <w:multiLevelType w:val="multilevel"/>
    <w:tmpl w:val="5658C748"/>
    <w:styleLink w:val="CurrentList1"/>
    <w:lvl w:ilvl="0">
      <w:start w:val="1"/>
      <w:numFmt w:val="none"/>
      <w:suff w:val="nothing"/>
      <w:lvlText w:val=""/>
      <w:lvlJc w:val="left"/>
      <w:pPr>
        <w:ind w:left="0" w:firstLine="0"/>
      </w:pPr>
      <w:rPr>
        <w:rFonts w:hint="default"/>
      </w:rPr>
    </w:lvl>
    <w:lvl w:ilvl="1">
      <w:start w:val="1"/>
      <w:numFmt w:val="upperRoman"/>
      <w:lvlText w:val="%2."/>
      <w:lvlJc w:val="left"/>
      <w:pPr>
        <w:ind w:left="360" w:firstLine="0"/>
      </w:pPr>
      <w:rPr>
        <w:rFonts w:hint="default"/>
      </w:rPr>
    </w:lvl>
    <w:lvl w:ilvl="2">
      <w:start w:val="1"/>
      <w:numFmt w:val="upperLetter"/>
      <w:lvlText w:val="%3."/>
      <w:lvlJc w:val="left"/>
      <w:pPr>
        <w:ind w:left="720" w:firstLine="0"/>
      </w:pPr>
      <w:rPr>
        <w:rFonts w:hint="default"/>
      </w:rPr>
    </w:lvl>
    <w:lvl w:ilvl="3">
      <w:start w:val="1"/>
      <w:numFmt w:val="decimal"/>
      <w:lvlText w:val="%4."/>
      <w:lvlJc w:val="left"/>
      <w:pPr>
        <w:ind w:left="144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8" w15:restartNumberingAfterBreak="0">
    <w:nsid w:val="79AF0A9A"/>
    <w:multiLevelType w:val="multilevel"/>
    <w:tmpl w:val="0409001D"/>
    <w:styleLink w:val="RomanNumerals"/>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23317362">
    <w:abstractNumId w:val="8"/>
  </w:num>
  <w:num w:numId="2" w16cid:durableId="1413769623">
    <w:abstractNumId w:val="6"/>
  </w:num>
  <w:num w:numId="3" w16cid:durableId="4663620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0732735">
    <w:abstractNumId w:val="2"/>
  </w:num>
  <w:num w:numId="5" w16cid:durableId="1785925021">
    <w:abstractNumId w:val="5"/>
  </w:num>
  <w:num w:numId="6" w16cid:durableId="2131629091">
    <w:abstractNumId w:val="7"/>
  </w:num>
  <w:num w:numId="7" w16cid:durableId="1327517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2762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7947513">
    <w:abstractNumId w:val="1"/>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n Xing">
    <w15:presenceInfo w15:providerId="AD" w15:userId="S::mxing@stanford.edu::4127037a-7be8-447f-a39f-046199b381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autoHyphenation/>
  <w:consecutiveHyphenLimit w:val="2"/>
  <w:hyphenationZone w:val="1080"/>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230"/>
    <w:rsid w:val="000000FD"/>
    <w:rsid w:val="00004A5A"/>
    <w:rsid w:val="000072AC"/>
    <w:rsid w:val="00011A2A"/>
    <w:rsid w:val="00022E40"/>
    <w:rsid w:val="00027D5D"/>
    <w:rsid w:val="00050C97"/>
    <w:rsid w:val="000653A8"/>
    <w:rsid w:val="00066E17"/>
    <w:rsid w:val="000678EB"/>
    <w:rsid w:val="0007207E"/>
    <w:rsid w:val="000720A9"/>
    <w:rsid w:val="00072B6C"/>
    <w:rsid w:val="00074C0C"/>
    <w:rsid w:val="00076CAB"/>
    <w:rsid w:val="00091DD1"/>
    <w:rsid w:val="00095FF1"/>
    <w:rsid w:val="000A1536"/>
    <w:rsid w:val="000A26AE"/>
    <w:rsid w:val="000A3120"/>
    <w:rsid w:val="000A4D84"/>
    <w:rsid w:val="000C1E8F"/>
    <w:rsid w:val="000C6C2C"/>
    <w:rsid w:val="000C7E3B"/>
    <w:rsid w:val="00100F64"/>
    <w:rsid w:val="00101091"/>
    <w:rsid w:val="0011273C"/>
    <w:rsid w:val="00122E02"/>
    <w:rsid w:val="00125215"/>
    <w:rsid w:val="00126CAB"/>
    <w:rsid w:val="00130426"/>
    <w:rsid w:val="001516BC"/>
    <w:rsid w:val="001521C4"/>
    <w:rsid w:val="00160B87"/>
    <w:rsid w:val="00161545"/>
    <w:rsid w:val="0016574B"/>
    <w:rsid w:val="00177D7D"/>
    <w:rsid w:val="0018194B"/>
    <w:rsid w:val="001A2EC5"/>
    <w:rsid w:val="001B09FA"/>
    <w:rsid w:val="001B4706"/>
    <w:rsid w:val="001B709D"/>
    <w:rsid w:val="001B7D3C"/>
    <w:rsid w:val="001C01B1"/>
    <w:rsid w:val="001D2D20"/>
    <w:rsid w:val="001E1B44"/>
    <w:rsid w:val="001E7012"/>
    <w:rsid w:val="001F0F92"/>
    <w:rsid w:val="001F3C45"/>
    <w:rsid w:val="001F6E9C"/>
    <w:rsid w:val="001F7F8C"/>
    <w:rsid w:val="002025DC"/>
    <w:rsid w:val="002039EA"/>
    <w:rsid w:val="00212F7A"/>
    <w:rsid w:val="002138C0"/>
    <w:rsid w:val="00232273"/>
    <w:rsid w:val="00240973"/>
    <w:rsid w:val="00255687"/>
    <w:rsid w:val="00255977"/>
    <w:rsid w:val="00256B8D"/>
    <w:rsid w:val="0027470E"/>
    <w:rsid w:val="002A2B7D"/>
    <w:rsid w:val="002A524F"/>
    <w:rsid w:val="002A751B"/>
    <w:rsid w:val="002B1AFF"/>
    <w:rsid w:val="002B2009"/>
    <w:rsid w:val="002B2C2C"/>
    <w:rsid w:val="002C367B"/>
    <w:rsid w:val="002C6F13"/>
    <w:rsid w:val="002C71DB"/>
    <w:rsid w:val="002E24CC"/>
    <w:rsid w:val="002F6BC6"/>
    <w:rsid w:val="003030BD"/>
    <w:rsid w:val="00304188"/>
    <w:rsid w:val="00306AF9"/>
    <w:rsid w:val="003105D7"/>
    <w:rsid w:val="00323F7B"/>
    <w:rsid w:val="0035248D"/>
    <w:rsid w:val="00360F24"/>
    <w:rsid w:val="00361BD6"/>
    <w:rsid w:val="003658D9"/>
    <w:rsid w:val="0036669D"/>
    <w:rsid w:val="00366969"/>
    <w:rsid w:val="00374A38"/>
    <w:rsid w:val="0038112B"/>
    <w:rsid w:val="00382E04"/>
    <w:rsid w:val="003932AF"/>
    <w:rsid w:val="003B2D81"/>
    <w:rsid w:val="003B3403"/>
    <w:rsid w:val="003C0964"/>
    <w:rsid w:val="003C21B5"/>
    <w:rsid w:val="003C2E62"/>
    <w:rsid w:val="003C5E88"/>
    <w:rsid w:val="003D2C78"/>
    <w:rsid w:val="003D44D1"/>
    <w:rsid w:val="003E4BE8"/>
    <w:rsid w:val="003E6141"/>
    <w:rsid w:val="003F2AC8"/>
    <w:rsid w:val="003F4179"/>
    <w:rsid w:val="003F73F6"/>
    <w:rsid w:val="00401BED"/>
    <w:rsid w:val="00405CDD"/>
    <w:rsid w:val="00411E6B"/>
    <w:rsid w:val="00427EC5"/>
    <w:rsid w:val="0043707B"/>
    <w:rsid w:val="004403AA"/>
    <w:rsid w:val="00445286"/>
    <w:rsid w:val="00445C3F"/>
    <w:rsid w:val="00446383"/>
    <w:rsid w:val="004637EC"/>
    <w:rsid w:val="004640C1"/>
    <w:rsid w:val="0047021F"/>
    <w:rsid w:val="00472379"/>
    <w:rsid w:val="004820BE"/>
    <w:rsid w:val="0048398D"/>
    <w:rsid w:val="00483EE3"/>
    <w:rsid w:val="00491743"/>
    <w:rsid w:val="00491AFF"/>
    <w:rsid w:val="004979C8"/>
    <w:rsid w:val="004A4758"/>
    <w:rsid w:val="004A4F8E"/>
    <w:rsid w:val="004C2F50"/>
    <w:rsid w:val="004C3570"/>
    <w:rsid w:val="004C5821"/>
    <w:rsid w:val="004D00A7"/>
    <w:rsid w:val="004E4BF5"/>
    <w:rsid w:val="0050214A"/>
    <w:rsid w:val="00516C64"/>
    <w:rsid w:val="005233C0"/>
    <w:rsid w:val="00540849"/>
    <w:rsid w:val="0054267F"/>
    <w:rsid w:val="00542A92"/>
    <w:rsid w:val="005577CE"/>
    <w:rsid w:val="005612F2"/>
    <w:rsid w:val="00572754"/>
    <w:rsid w:val="0057609F"/>
    <w:rsid w:val="00580866"/>
    <w:rsid w:val="00597555"/>
    <w:rsid w:val="005A62A3"/>
    <w:rsid w:val="005B1AFD"/>
    <w:rsid w:val="005C7A67"/>
    <w:rsid w:val="005D748B"/>
    <w:rsid w:val="005F3B1F"/>
    <w:rsid w:val="00612D77"/>
    <w:rsid w:val="00613B3E"/>
    <w:rsid w:val="006147B3"/>
    <w:rsid w:val="0061725C"/>
    <w:rsid w:val="00621783"/>
    <w:rsid w:val="00621803"/>
    <w:rsid w:val="00624DC0"/>
    <w:rsid w:val="006252CA"/>
    <w:rsid w:val="00637346"/>
    <w:rsid w:val="006401DC"/>
    <w:rsid w:val="0065061F"/>
    <w:rsid w:val="00655727"/>
    <w:rsid w:val="00673195"/>
    <w:rsid w:val="006734B0"/>
    <w:rsid w:val="006803CF"/>
    <w:rsid w:val="00687EA4"/>
    <w:rsid w:val="00687EBA"/>
    <w:rsid w:val="00690ADA"/>
    <w:rsid w:val="006934A7"/>
    <w:rsid w:val="0069644D"/>
    <w:rsid w:val="00696E19"/>
    <w:rsid w:val="006A3A37"/>
    <w:rsid w:val="006A4920"/>
    <w:rsid w:val="006B0A3B"/>
    <w:rsid w:val="006B5631"/>
    <w:rsid w:val="006B5707"/>
    <w:rsid w:val="006B7874"/>
    <w:rsid w:val="006D4029"/>
    <w:rsid w:val="006E1BEE"/>
    <w:rsid w:val="006F0D99"/>
    <w:rsid w:val="006F4631"/>
    <w:rsid w:val="0070305D"/>
    <w:rsid w:val="007045FA"/>
    <w:rsid w:val="00714E1E"/>
    <w:rsid w:val="00720808"/>
    <w:rsid w:val="0073614D"/>
    <w:rsid w:val="0073717D"/>
    <w:rsid w:val="007403C0"/>
    <w:rsid w:val="00742BB0"/>
    <w:rsid w:val="00742BCA"/>
    <w:rsid w:val="007462FA"/>
    <w:rsid w:val="007571E5"/>
    <w:rsid w:val="007726F7"/>
    <w:rsid w:val="00776972"/>
    <w:rsid w:val="00781034"/>
    <w:rsid w:val="00790013"/>
    <w:rsid w:val="007902D0"/>
    <w:rsid w:val="007D21A5"/>
    <w:rsid w:val="007D2F56"/>
    <w:rsid w:val="007D3847"/>
    <w:rsid w:val="007D41FA"/>
    <w:rsid w:val="007D6F45"/>
    <w:rsid w:val="007E0536"/>
    <w:rsid w:val="007E078E"/>
    <w:rsid w:val="007E64D7"/>
    <w:rsid w:val="007F1124"/>
    <w:rsid w:val="008111D9"/>
    <w:rsid w:val="00814C12"/>
    <w:rsid w:val="008155AE"/>
    <w:rsid w:val="00822CE8"/>
    <w:rsid w:val="008330FB"/>
    <w:rsid w:val="00842B7E"/>
    <w:rsid w:val="008468B9"/>
    <w:rsid w:val="008478CF"/>
    <w:rsid w:val="00853564"/>
    <w:rsid w:val="00855B88"/>
    <w:rsid w:val="00875028"/>
    <w:rsid w:val="008761E5"/>
    <w:rsid w:val="008848C7"/>
    <w:rsid w:val="00892806"/>
    <w:rsid w:val="008929D0"/>
    <w:rsid w:val="00893B18"/>
    <w:rsid w:val="00897751"/>
    <w:rsid w:val="008A263F"/>
    <w:rsid w:val="008A5B2C"/>
    <w:rsid w:val="008B11E2"/>
    <w:rsid w:val="008B3384"/>
    <w:rsid w:val="008C7909"/>
    <w:rsid w:val="008D1F23"/>
    <w:rsid w:val="008D4D03"/>
    <w:rsid w:val="008D7B30"/>
    <w:rsid w:val="008E297E"/>
    <w:rsid w:val="00911991"/>
    <w:rsid w:val="00911CA5"/>
    <w:rsid w:val="009250E7"/>
    <w:rsid w:val="009260EB"/>
    <w:rsid w:val="00956110"/>
    <w:rsid w:val="00956969"/>
    <w:rsid w:val="00965B08"/>
    <w:rsid w:val="0097210F"/>
    <w:rsid w:val="00983AFD"/>
    <w:rsid w:val="0098451F"/>
    <w:rsid w:val="00990848"/>
    <w:rsid w:val="00996215"/>
    <w:rsid w:val="009A2E50"/>
    <w:rsid w:val="009B1A1D"/>
    <w:rsid w:val="009B720B"/>
    <w:rsid w:val="009C7212"/>
    <w:rsid w:val="00A009CD"/>
    <w:rsid w:val="00A04373"/>
    <w:rsid w:val="00A17AFD"/>
    <w:rsid w:val="00A22725"/>
    <w:rsid w:val="00A357FA"/>
    <w:rsid w:val="00A45648"/>
    <w:rsid w:val="00A675A0"/>
    <w:rsid w:val="00A7013F"/>
    <w:rsid w:val="00A70937"/>
    <w:rsid w:val="00A72DE1"/>
    <w:rsid w:val="00A7433A"/>
    <w:rsid w:val="00A7666C"/>
    <w:rsid w:val="00A82B63"/>
    <w:rsid w:val="00AA533F"/>
    <w:rsid w:val="00AA5696"/>
    <w:rsid w:val="00AA7DE7"/>
    <w:rsid w:val="00AB424F"/>
    <w:rsid w:val="00AC1D41"/>
    <w:rsid w:val="00AC6C0C"/>
    <w:rsid w:val="00AD3521"/>
    <w:rsid w:val="00AD7148"/>
    <w:rsid w:val="00AE0E2C"/>
    <w:rsid w:val="00AF2D8C"/>
    <w:rsid w:val="00AF515B"/>
    <w:rsid w:val="00B02287"/>
    <w:rsid w:val="00B02D7C"/>
    <w:rsid w:val="00B05B2E"/>
    <w:rsid w:val="00B11454"/>
    <w:rsid w:val="00B15D21"/>
    <w:rsid w:val="00B2507D"/>
    <w:rsid w:val="00B31104"/>
    <w:rsid w:val="00B322CC"/>
    <w:rsid w:val="00B37762"/>
    <w:rsid w:val="00B4664B"/>
    <w:rsid w:val="00B71AA8"/>
    <w:rsid w:val="00B751BD"/>
    <w:rsid w:val="00B83930"/>
    <w:rsid w:val="00BA3826"/>
    <w:rsid w:val="00BB37FB"/>
    <w:rsid w:val="00BC4BE3"/>
    <w:rsid w:val="00BC77CD"/>
    <w:rsid w:val="00BC7C65"/>
    <w:rsid w:val="00BD00F7"/>
    <w:rsid w:val="00BD4B96"/>
    <w:rsid w:val="00BE0857"/>
    <w:rsid w:val="00BE4589"/>
    <w:rsid w:val="00BF35DD"/>
    <w:rsid w:val="00BF5335"/>
    <w:rsid w:val="00C0487A"/>
    <w:rsid w:val="00C06B31"/>
    <w:rsid w:val="00C0799E"/>
    <w:rsid w:val="00C27DAA"/>
    <w:rsid w:val="00C342BE"/>
    <w:rsid w:val="00C37242"/>
    <w:rsid w:val="00C456F2"/>
    <w:rsid w:val="00C53CDC"/>
    <w:rsid w:val="00C561A8"/>
    <w:rsid w:val="00C61FE0"/>
    <w:rsid w:val="00C64246"/>
    <w:rsid w:val="00C67369"/>
    <w:rsid w:val="00C73D1B"/>
    <w:rsid w:val="00CA174E"/>
    <w:rsid w:val="00CB6B05"/>
    <w:rsid w:val="00CB734D"/>
    <w:rsid w:val="00CC1257"/>
    <w:rsid w:val="00CC779C"/>
    <w:rsid w:val="00CD6855"/>
    <w:rsid w:val="00CE064C"/>
    <w:rsid w:val="00CE0D96"/>
    <w:rsid w:val="00CF62DE"/>
    <w:rsid w:val="00D050F8"/>
    <w:rsid w:val="00D071EC"/>
    <w:rsid w:val="00D07FB2"/>
    <w:rsid w:val="00D34C3C"/>
    <w:rsid w:val="00D4501F"/>
    <w:rsid w:val="00D50A39"/>
    <w:rsid w:val="00D52803"/>
    <w:rsid w:val="00D61CCB"/>
    <w:rsid w:val="00D768A7"/>
    <w:rsid w:val="00D8240B"/>
    <w:rsid w:val="00D8782A"/>
    <w:rsid w:val="00D90027"/>
    <w:rsid w:val="00DA1995"/>
    <w:rsid w:val="00DA5417"/>
    <w:rsid w:val="00DB0602"/>
    <w:rsid w:val="00DB571F"/>
    <w:rsid w:val="00DC0FD6"/>
    <w:rsid w:val="00DC7812"/>
    <w:rsid w:val="00DC78CA"/>
    <w:rsid w:val="00DE10A0"/>
    <w:rsid w:val="00E039C0"/>
    <w:rsid w:val="00E0661E"/>
    <w:rsid w:val="00E07916"/>
    <w:rsid w:val="00E21357"/>
    <w:rsid w:val="00E35087"/>
    <w:rsid w:val="00E40230"/>
    <w:rsid w:val="00E4789F"/>
    <w:rsid w:val="00E60D56"/>
    <w:rsid w:val="00E66DAC"/>
    <w:rsid w:val="00E67509"/>
    <w:rsid w:val="00E77CA4"/>
    <w:rsid w:val="00E82B16"/>
    <w:rsid w:val="00E908D3"/>
    <w:rsid w:val="00E940D7"/>
    <w:rsid w:val="00EA387D"/>
    <w:rsid w:val="00EA5AB1"/>
    <w:rsid w:val="00EB04FB"/>
    <w:rsid w:val="00EC26AC"/>
    <w:rsid w:val="00EC2704"/>
    <w:rsid w:val="00ED16A6"/>
    <w:rsid w:val="00ED270B"/>
    <w:rsid w:val="00ED57D0"/>
    <w:rsid w:val="00EE0792"/>
    <w:rsid w:val="00EE37CA"/>
    <w:rsid w:val="00EF1AA3"/>
    <w:rsid w:val="00EF6267"/>
    <w:rsid w:val="00F04239"/>
    <w:rsid w:val="00F055B7"/>
    <w:rsid w:val="00F109F2"/>
    <w:rsid w:val="00F151D9"/>
    <w:rsid w:val="00F1723A"/>
    <w:rsid w:val="00F20918"/>
    <w:rsid w:val="00F24226"/>
    <w:rsid w:val="00F32A43"/>
    <w:rsid w:val="00F3330B"/>
    <w:rsid w:val="00F5040B"/>
    <w:rsid w:val="00F531F5"/>
    <w:rsid w:val="00F55660"/>
    <w:rsid w:val="00F558B2"/>
    <w:rsid w:val="00F6654A"/>
    <w:rsid w:val="00F671D1"/>
    <w:rsid w:val="00F7359E"/>
    <w:rsid w:val="00F853EB"/>
    <w:rsid w:val="00F95786"/>
    <w:rsid w:val="00FC605A"/>
    <w:rsid w:val="00FD4DC9"/>
    <w:rsid w:val="00FE35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41705"/>
  <w15:docId w15:val="{A7BB5465-32A4-3C4E-8D8E-0D7A794D75DA}"/>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379"/>
    <w:pPr>
      <w:suppressAutoHyphens/>
      <w:ind w:firstLine="360"/>
      <w:jc w:val="both"/>
    </w:pPr>
    <w:rPr>
      <w:sz w:val="21"/>
    </w:rPr>
  </w:style>
  <w:style w:type="paragraph" w:styleId="Heading1">
    <w:name w:val="heading 1"/>
    <w:basedOn w:val="Normal"/>
    <w:next w:val="Normal"/>
    <w:link w:val="Heading1Char"/>
    <w:uiPriority w:val="9"/>
    <w:qFormat/>
    <w:rsid w:val="00177D7D"/>
    <w:pPr>
      <w:numPr>
        <w:numId w:val="3"/>
      </w:numPr>
      <w:spacing w:before="120" w:after="120"/>
      <w:jc w:val="center"/>
      <w:outlineLvl w:val="0"/>
    </w:pPr>
    <w:rPr>
      <w:b/>
      <w:szCs w:val="20"/>
    </w:rPr>
  </w:style>
  <w:style w:type="paragraph" w:styleId="Heading2">
    <w:name w:val="heading 2"/>
    <w:basedOn w:val="Heading1"/>
    <w:next w:val="Normal"/>
    <w:link w:val="Heading2Char"/>
    <w:uiPriority w:val="9"/>
    <w:unhideWhenUsed/>
    <w:qFormat/>
    <w:rsid w:val="007902D0"/>
    <w:pPr>
      <w:keepNext/>
      <w:numPr>
        <w:ilvl w:val="1"/>
        <w:numId w:val="4"/>
      </w:numPr>
      <w:jc w:val="left"/>
      <w:outlineLvl w:val="1"/>
    </w:pPr>
  </w:style>
  <w:style w:type="paragraph" w:styleId="Heading3">
    <w:name w:val="heading 3"/>
    <w:basedOn w:val="ListParagraph"/>
    <w:next w:val="Normal"/>
    <w:link w:val="Heading3Char"/>
    <w:uiPriority w:val="9"/>
    <w:qFormat/>
    <w:rsid w:val="00742BCA"/>
    <w:pPr>
      <w:keepNext/>
      <w:numPr>
        <w:ilvl w:val="2"/>
        <w:numId w:val="4"/>
      </w:numPr>
      <w:spacing w:before="120" w:after="120"/>
      <w:jc w:val="left"/>
      <w:outlineLvl w:val="2"/>
    </w:pPr>
    <w:rPr>
      <w:u w:val="single"/>
    </w:rPr>
  </w:style>
  <w:style w:type="paragraph" w:styleId="Heading4">
    <w:name w:val="heading 4"/>
    <w:basedOn w:val="Normal"/>
    <w:next w:val="Normal"/>
    <w:link w:val="Heading4Char"/>
    <w:uiPriority w:val="9"/>
    <w:qFormat/>
    <w:rsid w:val="00742BCA"/>
    <w:pPr>
      <w:keepNext/>
      <w:numPr>
        <w:ilvl w:val="3"/>
        <w:numId w:val="4"/>
      </w:numPr>
      <w:tabs>
        <w:tab w:val="num" w:pos="360"/>
      </w:tabs>
      <w:spacing w:before="120" w:after="120"/>
      <w:ind w:left="0" w:firstLine="360"/>
      <w:jc w:val="left"/>
      <w:outlineLvl w:val="3"/>
    </w:pPr>
  </w:style>
  <w:style w:type="paragraph" w:styleId="Heading5">
    <w:name w:val="heading 5"/>
    <w:basedOn w:val="Normal"/>
    <w:next w:val="Normal"/>
    <w:link w:val="Heading5Char"/>
    <w:uiPriority w:val="9"/>
    <w:unhideWhenUsed/>
    <w:qFormat/>
    <w:rsid w:val="00842B7E"/>
    <w:pPr>
      <w:keepNext/>
      <w:keepLines/>
      <w:numPr>
        <w:numId w:val="5"/>
      </w:numPr>
      <w:spacing w:before="120" w:after="120"/>
      <w:jc w:val="left"/>
      <w:outlineLvl w:val="4"/>
    </w:pPr>
    <w:rPr>
      <w:rFonts w:eastAsiaTheme="majorEastAsia" w:cstheme="majorBidi"/>
      <w:i/>
    </w:rPr>
  </w:style>
  <w:style w:type="paragraph" w:styleId="Heading6">
    <w:name w:val="heading 6"/>
    <w:basedOn w:val="Normal"/>
    <w:next w:val="Normal"/>
    <w:link w:val="Heading6Char"/>
    <w:uiPriority w:val="9"/>
    <w:unhideWhenUsed/>
    <w:qFormat/>
    <w:rsid w:val="00DA5417"/>
    <w:pPr>
      <w:keepNext/>
      <w:keepLines/>
      <w:numPr>
        <w:ilvl w:val="5"/>
        <w:numId w:val="4"/>
      </w:numPr>
      <w:tabs>
        <w:tab w:val="num" w:pos="360"/>
      </w:tabs>
      <w:spacing w:before="40"/>
      <w:ind w:left="0" w:firstLine="36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DA5417"/>
    <w:pPr>
      <w:keepNext/>
      <w:keepLines/>
      <w:numPr>
        <w:ilvl w:val="6"/>
        <w:numId w:val="4"/>
      </w:numPr>
      <w:tabs>
        <w:tab w:val="num" w:pos="360"/>
      </w:tabs>
      <w:spacing w:before="40"/>
      <w:ind w:left="0" w:firstLine="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A5417"/>
    <w:pPr>
      <w:keepNext/>
      <w:keepLines/>
      <w:numPr>
        <w:ilvl w:val="7"/>
        <w:numId w:val="4"/>
      </w:numPr>
      <w:tabs>
        <w:tab w:val="num" w:pos="360"/>
      </w:tabs>
      <w:spacing w:before="40"/>
      <w:ind w:left="0" w:firstLine="36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DA5417"/>
    <w:pPr>
      <w:keepNext/>
      <w:keepLines/>
      <w:numPr>
        <w:ilvl w:val="8"/>
        <w:numId w:val="4"/>
      </w:numPr>
      <w:tabs>
        <w:tab w:val="num" w:pos="360"/>
      </w:tabs>
      <w:spacing w:before="40"/>
      <w:ind w:left="0" w:firstLine="36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5D21"/>
    <w:pPr>
      <w:tabs>
        <w:tab w:val="center" w:pos="4680"/>
        <w:tab w:val="right" w:pos="9360"/>
      </w:tabs>
    </w:pPr>
  </w:style>
  <w:style w:type="character" w:customStyle="1" w:styleId="HeaderChar">
    <w:name w:val="Header Char"/>
    <w:basedOn w:val="DefaultParagraphFont"/>
    <w:link w:val="Header"/>
    <w:uiPriority w:val="99"/>
    <w:rsid w:val="00B15D21"/>
  </w:style>
  <w:style w:type="paragraph" w:styleId="Footer">
    <w:name w:val="footer"/>
    <w:basedOn w:val="Normal"/>
    <w:link w:val="FooterChar"/>
    <w:uiPriority w:val="99"/>
    <w:unhideWhenUsed/>
    <w:rsid w:val="00B15D21"/>
    <w:pPr>
      <w:tabs>
        <w:tab w:val="center" w:pos="4680"/>
        <w:tab w:val="right" w:pos="9360"/>
      </w:tabs>
    </w:pPr>
  </w:style>
  <w:style w:type="character" w:customStyle="1" w:styleId="FooterChar">
    <w:name w:val="Footer Char"/>
    <w:basedOn w:val="DefaultParagraphFont"/>
    <w:link w:val="Footer"/>
    <w:uiPriority w:val="99"/>
    <w:rsid w:val="00B15D21"/>
  </w:style>
  <w:style w:type="character" w:customStyle="1" w:styleId="Heading1Char">
    <w:name w:val="Heading 1 Char"/>
    <w:basedOn w:val="DefaultParagraphFont"/>
    <w:link w:val="Heading1"/>
    <w:uiPriority w:val="9"/>
    <w:rsid w:val="004979C8"/>
    <w:rPr>
      <w:b/>
      <w:sz w:val="21"/>
      <w:szCs w:val="20"/>
    </w:rPr>
  </w:style>
  <w:style w:type="paragraph" w:styleId="TOCHeading">
    <w:name w:val="TOC Heading"/>
    <w:basedOn w:val="Normal"/>
    <w:next w:val="Normal"/>
    <w:uiPriority w:val="39"/>
    <w:unhideWhenUsed/>
    <w:qFormat/>
    <w:rsid w:val="00A72DE1"/>
    <w:pPr>
      <w:spacing w:before="480" w:line="276" w:lineRule="auto"/>
      <w:jc w:val="center"/>
    </w:pPr>
    <w:rPr>
      <w:bCs/>
      <w:sz w:val="22"/>
      <w:szCs w:val="28"/>
    </w:rPr>
  </w:style>
  <w:style w:type="paragraph" w:styleId="TOC1">
    <w:name w:val="toc 1"/>
    <w:basedOn w:val="Normal"/>
    <w:next w:val="Normal"/>
    <w:uiPriority w:val="39"/>
    <w:unhideWhenUsed/>
    <w:qFormat/>
    <w:rsid w:val="00A72DE1"/>
    <w:pPr>
      <w:spacing w:before="120" w:after="120"/>
    </w:pPr>
    <w:rPr>
      <w:bCs/>
    </w:rPr>
  </w:style>
  <w:style w:type="paragraph" w:styleId="TOC2">
    <w:name w:val="toc 2"/>
    <w:basedOn w:val="Normal"/>
    <w:next w:val="Normal"/>
    <w:uiPriority w:val="39"/>
    <w:unhideWhenUsed/>
    <w:qFormat/>
    <w:rsid w:val="00A72DE1"/>
    <w:pPr>
      <w:tabs>
        <w:tab w:val="left" w:pos="720"/>
        <w:tab w:val="left" w:pos="919"/>
        <w:tab w:val="left" w:pos="1000"/>
        <w:tab w:val="right" w:leader="dot" w:pos="6650"/>
      </w:tabs>
      <w:spacing w:before="120"/>
    </w:pPr>
    <w:rPr>
      <w:bCs/>
      <w:noProof/>
      <w:szCs w:val="22"/>
    </w:rPr>
  </w:style>
  <w:style w:type="paragraph" w:styleId="TOC3">
    <w:name w:val="toc 3"/>
    <w:basedOn w:val="Normal"/>
    <w:next w:val="Normal"/>
    <w:uiPriority w:val="39"/>
    <w:unhideWhenUsed/>
    <w:qFormat/>
    <w:rsid w:val="00A72DE1"/>
    <w:pPr>
      <w:tabs>
        <w:tab w:val="left" w:pos="1080"/>
        <w:tab w:val="left" w:pos="1197"/>
        <w:tab w:val="right" w:leader="dot" w:pos="6650"/>
      </w:tabs>
      <w:ind w:left="360"/>
    </w:pPr>
    <w:rPr>
      <w:noProof/>
      <w:szCs w:val="22"/>
    </w:rPr>
  </w:style>
  <w:style w:type="paragraph" w:styleId="TOC4">
    <w:name w:val="toc 4"/>
    <w:basedOn w:val="Normal"/>
    <w:next w:val="Normal"/>
    <w:uiPriority w:val="39"/>
    <w:unhideWhenUsed/>
    <w:qFormat/>
    <w:rsid w:val="00A72DE1"/>
    <w:pPr>
      <w:tabs>
        <w:tab w:val="left" w:pos="1080"/>
        <w:tab w:val="left" w:pos="1352"/>
        <w:tab w:val="right" w:leader="dot" w:pos="6650"/>
      </w:tabs>
      <w:ind w:left="720"/>
    </w:pPr>
    <w:rPr>
      <w:noProof/>
      <w:szCs w:val="20"/>
    </w:rPr>
  </w:style>
  <w:style w:type="paragraph" w:styleId="TOC5">
    <w:name w:val="toc 5"/>
    <w:basedOn w:val="Normal"/>
    <w:next w:val="Normal"/>
    <w:autoRedefine/>
    <w:uiPriority w:val="39"/>
    <w:unhideWhenUsed/>
    <w:rsid w:val="00B15D21"/>
    <w:pPr>
      <w:ind w:left="800"/>
    </w:pPr>
    <w:rPr>
      <w:rFonts w:asciiTheme="minorHAnsi" w:hAnsiTheme="minorHAnsi"/>
      <w:szCs w:val="20"/>
    </w:rPr>
  </w:style>
  <w:style w:type="paragraph" w:styleId="TOC6">
    <w:name w:val="toc 6"/>
    <w:basedOn w:val="Normal"/>
    <w:next w:val="Normal"/>
    <w:autoRedefine/>
    <w:uiPriority w:val="39"/>
    <w:unhideWhenUsed/>
    <w:rsid w:val="00B15D21"/>
    <w:pPr>
      <w:ind w:left="1000"/>
    </w:pPr>
    <w:rPr>
      <w:rFonts w:asciiTheme="minorHAnsi" w:hAnsiTheme="minorHAnsi"/>
      <w:szCs w:val="20"/>
    </w:rPr>
  </w:style>
  <w:style w:type="paragraph" w:styleId="TOC7">
    <w:name w:val="toc 7"/>
    <w:basedOn w:val="Normal"/>
    <w:next w:val="Normal"/>
    <w:autoRedefine/>
    <w:uiPriority w:val="39"/>
    <w:unhideWhenUsed/>
    <w:rsid w:val="00B15D21"/>
    <w:pPr>
      <w:ind w:left="1200"/>
    </w:pPr>
    <w:rPr>
      <w:rFonts w:asciiTheme="minorHAnsi" w:hAnsiTheme="minorHAnsi"/>
      <w:szCs w:val="20"/>
    </w:rPr>
  </w:style>
  <w:style w:type="paragraph" w:styleId="TOC8">
    <w:name w:val="toc 8"/>
    <w:basedOn w:val="Normal"/>
    <w:next w:val="Normal"/>
    <w:autoRedefine/>
    <w:uiPriority w:val="39"/>
    <w:unhideWhenUsed/>
    <w:rsid w:val="00B15D21"/>
    <w:pPr>
      <w:ind w:left="1400"/>
    </w:pPr>
    <w:rPr>
      <w:rFonts w:asciiTheme="minorHAnsi" w:hAnsiTheme="minorHAnsi"/>
      <w:szCs w:val="20"/>
    </w:rPr>
  </w:style>
  <w:style w:type="paragraph" w:styleId="TOC9">
    <w:name w:val="toc 9"/>
    <w:basedOn w:val="Normal"/>
    <w:next w:val="Normal"/>
    <w:autoRedefine/>
    <w:uiPriority w:val="39"/>
    <w:unhideWhenUsed/>
    <w:rsid w:val="00B15D21"/>
    <w:pPr>
      <w:ind w:left="1600"/>
    </w:pPr>
    <w:rPr>
      <w:rFonts w:asciiTheme="minorHAnsi" w:hAnsiTheme="minorHAnsi"/>
      <w:szCs w:val="20"/>
    </w:rPr>
  </w:style>
  <w:style w:type="character" w:styleId="Hyperlink">
    <w:name w:val="Hyperlink"/>
    <w:uiPriority w:val="99"/>
    <w:rsid w:val="00F7359E"/>
    <w:rPr>
      <w:color w:val="0000FF"/>
      <w:u w:val="single"/>
    </w:rPr>
  </w:style>
  <w:style w:type="numbering" w:customStyle="1" w:styleId="RomanNumerals">
    <w:name w:val="Roman Numerals!"/>
    <w:uiPriority w:val="99"/>
    <w:rsid w:val="003C0964"/>
    <w:pPr>
      <w:numPr>
        <w:numId w:val="1"/>
      </w:numPr>
    </w:pPr>
  </w:style>
  <w:style w:type="paragraph" w:styleId="FootnoteText">
    <w:name w:val="footnote text"/>
    <w:aliases w:val="Footnote Text (Spacing added,tab removed)"/>
    <w:basedOn w:val="Normal"/>
    <w:link w:val="FootnoteTextChar"/>
    <w:uiPriority w:val="99"/>
    <w:unhideWhenUsed/>
    <w:qFormat/>
    <w:rsid w:val="00EA387D"/>
    <w:pPr>
      <w:spacing w:after="60"/>
      <w:ind w:firstLine="0"/>
    </w:pPr>
    <w:rPr>
      <w:sz w:val="18"/>
    </w:rPr>
  </w:style>
  <w:style w:type="character" w:customStyle="1" w:styleId="FootnoteTextChar">
    <w:name w:val="Footnote Text Char"/>
    <w:aliases w:val="Footnote Text (Spacing added Char,tab removed) Char"/>
    <w:basedOn w:val="DefaultParagraphFont"/>
    <w:link w:val="FootnoteText"/>
    <w:uiPriority w:val="99"/>
    <w:rsid w:val="00EA387D"/>
    <w:rPr>
      <w:sz w:val="18"/>
    </w:rPr>
  </w:style>
  <w:style w:type="character" w:styleId="FootnoteReference">
    <w:name w:val="footnote reference"/>
    <w:basedOn w:val="DefaultParagraphFont"/>
    <w:uiPriority w:val="99"/>
    <w:unhideWhenUsed/>
    <w:qFormat/>
    <w:rsid w:val="00445286"/>
    <w:rPr>
      <w:b w:val="0"/>
      <w:color w:val="000000" w:themeColor="text1"/>
      <w:sz w:val="18"/>
      <w:u w:val="none"/>
      <w:vertAlign w:val="superscript"/>
    </w:rPr>
  </w:style>
  <w:style w:type="character" w:customStyle="1" w:styleId="Heading2Char">
    <w:name w:val="Heading 2 Char"/>
    <w:basedOn w:val="DefaultParagraphFont"/>
    <w:link w:val="Heading2"/>
    <w:uiPriority w:val="9"/>
    <w:rsid w:val="007902D0"/>
    <w:rPr>
      <w:b/>
      <w:sz w:val="21"/>
      <w:szCs w:val="20"/>
    </w:rPr>
  </w:style>
  <w:style w:type="paragraph" w:styleId="ListParagraph">
    <w:name w:val="List Paragraph"/>
    <w:basedOn w:val="Normal"/>
    <w:uiPriority w:val="34"/>
    <w:qFormat/>
    <w:rsid w:val="001E1B44"/>
    <w:pPr>
      <w:ind w:left="720"/>
      <w:contextualSpacing/>
    </w:pPr>
  </w:style>
  <w:style w:type="character" w:customStyle="1" w:styleId="Heading3Char">
    <w:name w:val="Heading 3 Char"/>
    <w:basedOn w:val="DefaultParagraphFont"/>
    <w:link w:val="Heading3"/>
    <w:uiPriority w:val="9"/>
    <w:rsid w:val="00742BCA"/>
    <w:rPr>
      <w:sz w:val="21"/>
      <w:u w:val="single"/>
    </w:rPr>
  </w:style>
  <w:style w:type="paragraph" w:customStyle="1" w:styleId="BlockQuote">
    <w:name w:val="Block Quote"/>
    <w:basedOn w:val="Normal"/>
    <w:qFormat/>
    <w:rsid w:val="00EC2704"/>
    <w:pPr>
      <w:spacing w:before="40" w:after="40"/>
      <w:ind w:left="360" w:right="360" w:firstLine="0"/>
    </w:pPr>
    <w:rPr>
      <w:sz w:val="18"/>
      <w:szCs w:val="17"/>
    </w:rPr>
  </w:style>
  <w:style w:type="character" w:customStyle="1" w:styleId="Heading4Char">
    <w:name w:val="Heading 4 Char"/>
    <w:basedOn w:val="DefaultParagraphFont"/>
    <w:link w:val="Heading4"/>
    <w:uiPriority w:val="9"/>
    <w:rsid w:val="00742BCA"/>
    <w:rPr>
      <w:sz w:val="21"/>
    </w:rPr>
  </w:style>
  <w:style w:type="character" w:customStyle="1" w:styleId="Heading5Char">
    <w:name w:val="Heading 5 Char"/>
    <w:basedOn w:val="DefaultParagraphFont"/>
    <w:link w:val="Heading5"/>
    <w:uiPriority w:val="9"/>
    <w:rsid w:val="00842B7E"/>
    <w:rPr>
      <w:rFonts w:eastAsiaTheme="majorEastAsia" w:cstheme="majorBidi"/>
      <w:i/>
      <w:sz w:val="21"/>
    </w:rPr>
  </w:style>
  <w:style w:type="character" w:customStyle="1" w:styleId="Heading6Char">
    <w:name w:val="Heading 6 Char"/>
    <w:basedOn w:val="DefaultParagraphFont"/>
    <w:link w:val="Heading6"/>
    <w:uiPriority w:val="9"/>
    <w:rsid w:val="00DA5417"/>
    <w:rPr>
      <w:rFonts w:asciiTheme="majorHAnsi" w:eastAsiaTheme="majorEastAsia" w:hAnsiTheme="majorHAnsi" w:cstheme="majorBidi"/>
      <w:color w:val="1F3763" w:themeColor="accent1" w:themeShade="7F"/>
      <w:sz w:val="21"/>
    </w:rPr>
  </w:style>
  <w:style w:type="character" w:customStyle="1" w:styleId="Heading7Char">
    <w:name w:val="Heading 7 Char"/>
    <w:basedOn w:val="DefaultParagraphFont"/>
    <w:link w:val="Heading7"/>
    <w:uiPriority w:val="9"/>
    <w:rsid w:val="00DA5417"/>
    <w:rPr>
      <w:rFonts w:asciiTheme="majorHAnsi" w:eastAsiaTheme="majorEastAsia" w:hAnsiTheme="majorHAnsi" w:cstheme="majorBidi"/>
      <w:i/>
      <w:iCs/>
      <w:color w:val="1F3763" w:themeColor="accent1" w:themeShade="7F"/>
      <w:sz w:val="21"/>
    </w:rPr>
  </w:style>
  <w:style w:type="character" w:customStyle="1" w:styleId="Heading8Char">
    <w:name w:val="Heading 8 Char"/>
    <w:basedOn w:val="DefaultParagraphFont"/>
    <w:link w:val="Heading8"/>
    <w:uiPriority w:val="9"/>
    <w:rsid w:val="00DA541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DA5417"/>
    <w:rPr>
      <w:rFonts w:asciiTheme="majorHAnsi" w:eastAsiaTheme="majorEastAsia" w:hAnsiTheme="majorHAnsi" w:cstheme="majorBidi"/>
      <w:i/>
      <w:iCs/>
      <w:color w:val="272727" w:themeColor="text1" w:themeTint="D8"/>
      <w:sz w:val="21"/>
      <w:szCs w:val="21"/>
    </w:rPr>
  </w:style>
  <w:style w:type="numbering" w:customStyle="1" w:styleId="SectionHeadingsListStyle">
    <w:name w:val="Section Headings (List Style)"/>
    <w:uiPriority w:val="99"/>
    <w:rsid w:val="004D00A7"/>
    <w:pPr>
      <w:numPr>
        <w:numId w:val="2"/>
      </w:numPr>
    </w:pPr>
  </w:style>
  <w:style w:type="paragraph" w:styleId="BalloonText">
    <w:name w:val="Balloon Text"/>
    <w:basedOn w:val="Normal"/>
    <w:link w:val="BalloonTextChar"/>
    <w:uiPriority w:val="99"/>
    <w:semiHidden/>
    <w:unhideWhenUsed/>
    <w:rsid w:val="00FC605A"/>
    <w:rPr>
      <w:rFonts w:cs="Times New Roman"/>
      <w:sz w:val="18"/>
      <w:szCs w:val="18"/>
    </w:rPr>
  </w:style>
  <w:style w:type="character" w:customStyle="1" w:styleId="BalloonTextChar">
    <w:name w:val="Balloon Text Char"/>
    <w:basedOn w:val="DefaultParagraphFont"/>
    <w:link w:val="BalloonText"/>
    <w:uiPriority w:val="99"/>
    <w:semiHidden/>
    <w:rsid w:val="00FC605A"/>
    <w:rPr>
      <w:rFonts w:cs="Times New Roman"/>
      <w:sz w:val="18"/>
      <w:szCs w:val="18"/>
    </w:rPr>
  </w:style>
  <w:style w:type="character" w:styleId="PageNumber">
    <w:name w:val="page number"/>
    <w:basedOn w:val="DefaultParagraphFont"/>
    <w:uiPriority w:val="99"/>
    <w:semiHidden/>
    <w:unhideWhenUsed/>
    <w:rsid w:val="00D52803"/>
  </w:style>
  <w:style w:type="paragraph" w:styleId="NormalWeb">
    <w:name w:val="Normal (Web)"/>
    <w:basedOn w:val="Normal"/>
    <w:uiPriority w:val="99"/>
    <w:unhideWhenUsed/>
    <w:rsid w:val="0061725C"/>
    <w:rPr>
      <w:rFonts w:cs="Times New Roman"/>
      <w:sz w:val="24"/>
    </w:rPr>
  </w:style>
  <w:style w:type="character" w:styleId="CommentReference">
    <w:name w:val="annotation reference"/>
    <w:basedOn w:val="DefaultParagraphFont"/>
    <w:uiPriority w:val="99"/>
    <w:unhideWhenUsed/>
    <w:rsid w:val="0061725C"/>
    <w:rPr>
      <w:sz w:val="18"/>
      <w:szCs w:val="18"/>
    </w:rPr>
  </w:style>
  <w:style w:type="paragraph" w:styleId="CommentText">
    <w:name w:val="annotation text"/>
    <w:basedOn w:val="Normal"/>
    <w:link w:val="CommentTextChar"/>
    <w:uiPriority w:val="99"/>
    <w:unhideWhenUsed/>
    <w:rsid w:val="0061725C"/>
    <w:pPr>
      <w:ind w:firstLine="0"/>
      <w:jc w:val="left"/>
    </w:pPr>
    <w:rPr>
      <w:rFonts w:eastAsiaTheme="minorEastAsia" w:cs="Times New Roman"/>
      <w:sz w:val="24"/>
    </w:rPr>
  </w:style>
  <w:style w:type="character" w:customStyle="1" w:styleId="CommentTextChar">
    <w:name w:val="Comment Text Char"/>
    <w:basedOn w:val="DefaultParagraphFont"/>
    <w:link w:val="CommentText"/>
    <w:uiPriority w:val="99"/>
    <w:rsid w:val="0061725C"/>
    <w:rPr>
      <w:rFonts w:eastAsiaTheme="minorEastAsia" w:cs="Times New Roman"/>
    </w:rPr>
  </w:style>
  <w:style w:type="paragraph" w:styleId="Revision">
    <w:name w:val="Revision"/>
    <w:hidden/>
    <w:uiPriority w:val="99"/>
    <w:semiHidden/>
    <w:rsid w:val="00B02287"/>
    <w:rPr>
      <w:sz w:val="21"/>
    </w:rPr>
  </w:style>
  <w:style w:type="paragraph" w:customStyle="1" w:styleId="p1">
    <w:name w:val="p1"/>
    <w:basedOn w:val="Normal"/>
    <w:semiHidden/>
    <w:rsid w:val="00427EC5"/>
    <w:pPr>
      <w:spacing w:line="312" w:lineRule="auto"/>
      <w:ind w:firstLine="0"/>
      <w:jc w:val="left"/>
    </w:pPr>
    <w:rPr>
      <w:rFonts w:ascii="Helvetica Neue" w:hAnsi="Helvetica Neue" w:cs="Times New Roman"/>
      <w:color w:val="454545"/>
      <w:sz w:val="18"/>
      <w:szCs w:val="18"/>
    </w:rPr>
  </w:style>
  <w:style w:type="paragraph" w:customStyle="1" w:styleId="p2">
    <w:name w:val="p2"/>
    <w:basedOn w:val="Normal"/>
    <w:semiHidden/>
    <w:rsid w:val="00427EC5"/>
    <w:pPr>
      <w:spacing w:line="312" w:lineRule="auto"/>
      <w:ind w:firstLine="0"/>
      <w:jc w:val="left"/>
    </w:pPr>
    <w:rPr>
      <w:rFonts w:ascii="Helvetica Neue" w:hAnsi="Helvetica Neue" w:cs="Times New Roman"/>
      <w:color w:val="454545"/>
      <w:sz w:val="18"/>
      <w:szCs w:val="18"/>
    </w:rPr>
  </w:style>
  <w:style w:type="character" w:customStyle="1" w:styleId="apple-converted-space">
    <w:name w:val="apple-converted-space"/>
    <w:basedOn w:val="DefaultParagraphFont"/>
    <w:rsid w:val="00427EC5"/>
  </w:style>
  <w:style w:type="character" w:styleId="Strong">
    <w:name w:val="Strong"/>
    <w:basedOn w:val="DefaultParagraphFont"/>
    <w:uiPriority w:val="22"/>
    <w:qFormat/>
    <w:rsid w:val="00427EC5"/>
    <w:rPr>
      <w:b/>
      <w:bCs/>
    </w:rPr>
  </w:style>
  <w:style w:type="paragraph" w:styleId="EndnoteText">
    <w:name w:val="endnote text"/>
    <w:basedOn w:val="Normal"/>
    <w:link w:val="EndnoteTextChar"/>
    <w:uiPriority w:val="99"/>
    <w:semiHidden/>
    <w:unhideWhenUsed/>
    <w:rsid w:val="00427EC5"/>
    <w:pPr>
      <w:spacing w:line="312" w:lineRule="auto"/>
      <w:ind w:firstLine="0"/>
      <w:jc w:val="left"/>
    </w:pPr>
    <w:rPr>
      <w:rFonts w:ascii="Century Schoolbook" w:hAnsi="Century Schoolbook"/>
      <w:sz w:val="20"/>
      <w:szCs w:val="20"/>
    </w:rPr>
  </w:style>
  <w:style w:type="character" w:customStyle="1" w:styleId="EndnoteTextChar">
    <w:name w:val="Endnote Text Char"/>
    <w:basedOn w:val="DefaultParagraphFont"/>
    <w:link w:val="EndnoteText"/>
    <w:uiPriority w:val="99"/>
    <w:semiHidden/>
    <w:rsid w:val="00427EC5"/>
    <w:rPr>
      <w:rFonts w:ascii="Century Schoolbook" w:hAnsi="Century Schoolbook"/>
      <w:sz w:val="20"/>
      <w:szCs w:val="20"/>
    </w:rPr>
  </w:style>
  <w:style w:type="character" w:styleId="EndnoteReference">
    <w:name w:val="endnote reference"/>
    <w:basedOn w:val="DefaultParagraphFont"/>
    <w:uiPriority w:val="99"/>
    <w:semiHidden/>
    <w:unhideWhenUsed/>
    <w:rsid w:val="00427EC5"/>
    <w:rPr>
      <w:vertAlign w:val="superscript"/>
    </w:rPr>
  </w:style>
  <w:style w:type="paragraph" w:customStyle="1" w:styleId="Paragraph">
    <w:name w:val="Paragraph"/>
    <w:basedOn w:val="Normal"/>
    <w:uiPriority w:val="1"/>
    <w:qFormat/>
    <w:rsid w:val="00427EC5"/>
    <w:pPr>
      <w:spacing w:line="360" w:lineRule="auto"/>
      <w:jc w:val="left"/>
    </w:pPr>
    <w:rPr>
      <w:rFonts w:ascii="Century Schoolbook" w:eastAsia="Times New Roman" w:hAnsi="Century Schoolbook" w:cs="Times New Roman"/>
      <w:szCs w:val="22"/>
      <w14:ligatures w14:val="standardContextual"/>
    </w:rPr>
  </w:style>
  <w:style w:type="character" w:styleId="Emphasis">
    <w:name w:val="Emphasis"/>
    <w:uiPriority w:val="20"/>
    <w:qFormat/>
    <w:rsid w:val="00427EC5"/>
    <w:rPr>
      <w:rFonts w:ascii="Times New Roman" w:eastAsia="Times New Roman" w:hAnsi="Times New Roman" w:cs="Times New Roman"/>
      <w:i/>
    </w:rPr>
  </w:style>
  <w:style w:type="paragraph" w:styleId="DocumentMap">
    <w:name w:val="Document Map"/>
    <w:basedOn w:val="Normal"/>
    <w:link w:val="DocumentMapChar"/>
    <w:uiPriority w:val="99"/>
    <w:semiHidden/>
    <w:unhideWhenUsed/>
    <w:rsid w:val="00427EC5"/>
    <w:pPr>
      <w:spacing w:line="312" w:lineRule="auto"/>
      <w:ind w:firstLine="0"/>
      <w:jc w:val="left"/>
    </w:pPr>
    <w:rPr>
      <w:rFonts w:ascii="Century Schoolbook" w:hAnsi="Century Schoolbook" w:cs="Times New Roman"/>
      <w:szCs w:val="22"/>
    </w:rPr>
  </w:style>
  <w:style w:type="character" w:customStyle="1" w:styleId="DocumentMapChar">
    <w:name w:val="Document Map Char"/>
    <w:basedOn w:val="DefaultParagraphFont"/>
    <w:link w:val="DocumentMap"/>
    <w:uiPriority w:val="99"/>
    <w:semiHidden/>
    <w:rsid w:val="00427EC5"/>
    <w:rPr>
      <w:rFonts w:ascii="Century Schoolbook" w:hAnsi="Century Schoolbook" w:cs="Times New Roman"/>
      <w:sz w:val="21"/>
      <w:szCs w:val="22"/>
    </w:rPr>
  </w:style>
  <w:style w:type="character" w:styleId="FollowedHyperlink">
    <w:name w:val="FollowedHyperlink"/>
    <w:basedOn w:val="DefaultParagraphFont"/>
    <w:uiPriority w:val="99"/>
    <w:semiHidden/>
    <w:unhideWhenUsed/>
    <w:rsid w:val="00427EC5"/>
    <w:rPr>
      <w:color w:val="954F72" w:themeColor="followedHyperlink"/>
      <w:u w:val="single"/>
    </w:rPr>
  </w:style>
  <w:style w:type="paragraph" w:customStyle="1" w:styleId="msonormal0">
    <w:name w:val="msonormal"/>
    <w:basedOn w:val="Normal"/>
    <w:semiHidden/>
    <w:rsid w:val="00427EC5"/>
    <w:pPr>
      <w:spacing w:before="100" w:beforeAutospacing="1" w:after="100" w:afterAutospacing="1" w:line="312" w:lineRule="auto"/>
      <w:ind w:firstLine="0"/>
      <w:jc w:val="left"/>
    </w:pPr>
    <w:rPr>
      <w:rFonts w:ascii="Century Schoolbook" w:eastAsiaTheme="minorEastAsia" w:hAnsi="Century Schoolbook" w:cs="Times New Roman"/>
      <w:szCs w:val="22"/>
    </w:rPr>
  </w:style>
  <w:style w:type="character" w:customStyle="1" w:styleId="FootnoteTextChar1">
    <w:name w:val="Footnote Text Char1"/>
    <w:basedOn w:val="DefaultParagraphFont"/>
    <w:uiPriority w:val="99"/>
    <w:semiHidden/>
    <w:rsid w:val="00427EC5"/>
    <w:rPr>
      <w:rFonts w:ascii="Century Schoolbook" w:hAnsi="Century Schoolbook" w:hint="default"/>
      <w:sz w:val="20"/>
      <w:szCs w:val="20"/>
    </w:rPr>
  </w:style>
  <w:style w:type="character" w:customStyle="1" w:styleId="HeaderChar1">
    <w:name w:val="Header Char1"/>
    <w:basedOn w:val="DefaultParagraphFont"/>
    <w:uiPriority w:val="99"/>
    <w:semiHidden/>
    <w:rsid w:val="00427EC5"/>
    <w:rPr>
      <w:rFonts w:ascii="Century Schoolbook" w:hAnsi="Century Schoolbook" w:hint="default"/>
    </w:rPr>
  </w:style>
  <w:style w:type="character" w:customStyle="1" w:styleId="FooterChar1">
    <w:name w:val="Footer Char1"/>
    <w:basedOn w:val="DefaultParagraphFont"/>
    <w:uiPriority w:val="99"/>
    <w:semiHidden/>
    <w:rsid w:val="00427EC5"/>
    <w:rPr>
      <w:rFonts w:ascii="Century Schoolbook" w:hAnsi="Century Schoolbook" w:hint="default"/>
    </w:rPr>
  </w:style>
  <w:style w:type="character" w:styleId="UnresolvedMention">
    <w:name w:val="Unresolved Mention"/>
    <w:basedOn w:val="DefaultParagraphFont"/>
    <w:uiPriority w:val="99"/>
    <w:rsid w:val="00427EC5"/>
    <w:rPr>
      <w:color w:val="808080"/>
      <w:shd w:val="clear" w:color="auto" w:fill="E6E6E6"/>
    </w:rPr>
  </w:style>
  <w:style w:type="paragraph" w:styleId="BodyText">
    <w:name w:val="Body Text"/>
    <w:basedOn w:val="Normal"/>
    <w:link w:val="BodyTextChar"/>
    <w:rsid w:val="00427EC5"/>
    <w:pPr>
      <w:spacing w:line="312" w:lineRule="auto"/>
      <w:ind w:right="3240" w:firstLine="0"/>
      <w:jc w:val="center"/>
    </w:pPr>
    <w:rPr>
      <w:rFonts w:ascii="CG Times" w:eastAsia="Times New Roman" w:hAnsi="CG Times" w:cs="Times New Roman"/>
      <w:snapToGrid w:val="0"/>
      <w:spacing w:val="20"/>
      <w:sz w:val="20"/>
      <w:szCs w:val="20"/>
    </w:rPr>
  </w:style>
  <w:style w:type="character" w:customStyle="1" w:styleId="BodyTextChar">
    <w:name w:val="Body Text Char"/>
    <w:basedOn w:val="DefaultParagraphFont"/>
    <w:link w:val="BodyText"/>
    <w:rsid w:val="00427EC5"/>
    <w:rPr>
      <w:rFonts w:ascii="CG Times" w:eastAsia="Times New Roman" w:hAnsi="CG Times" w:cs="Times New Roman"/>
      <w:snapToGrid w:val="0"/>
      <w:spacing w:val="20"/>
      <w:sz w:val="20"/>
      <w:szCs w:val="20"/>
    </w:rPr>
  </w:style>
  <w:style w:type="table" w:styleId="TableGrid">
    <w:name w:val="Table Grid"/>
    <w:basedOn w:val="TableNormal"/>
    <w:uiPriority w:val="39"/>
    <w:rsid w:val="00427EC5"/>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27EC5"/>
    <w:rPr>
      <w:rFonts w:ascii="Century Schoolbook" w:eastAsiaTheme="minorHAnsi" w:hAnsi="Century Schoolbook" w:cstheme="minorBidi"/>
      <w:b/>
      <w:bCs/>
      <w:sz w:val="20"/>
      <w:szCs w:val="20"/>
    </w:rPr>
  </w:style>
  <w:style w:type="character" w:customStyle="1" w:styleId="CommentSubjectChar">
    <w:name w:val="Comment Subject Char"/>
    <w:basedOn w:val="CommentTextChar"/>
    <w:link w:val="CommentSubject"/>
    <w:uiPriority w:val="99"/>
    <w:semiHidden/>
    <w:rsid w:val="00427EC5"/>
    <w:rPr>
      <w:rFonts w:ascii="Century Schoolbook" w:eastAsiaTheme="minorEastAsia" w:hAnsi="Century Schoolbook" w:cs="Times New Roman"/>
      <w:b/>
      <w:bCs/>
      <w:sz w:val="20"/>
      <w:szCs w:val="20"/>
    </w:rPr>
  </w:style>
  <w:style w:type="paragraph" w:styleId="Title">
    <w:name w:val="Title"/>
    <w:basedOn w:val="Heading1"/>
    <w:next w:val="Normal"/>
    <w:link w:val="TitleChar"/>
    <w:uiPriority w:val="10"/>
    <w:qFormat/>
    <w:rsid w:val="00427EC5"/>
    <w:pPr>
      <w:numPr>
        <w:numId w:val="0"/>
      </w:numPr>
      <w:spacing w:before="240" w:after="240" w:line="480" w:lineRule="auto"/>
    </w:pPr>
    <w:rPr>
      <w:rFonts w:ascii="Century Schoolbook" w:hAnsi="Century Schoolbook" w:cs="Times New Roman"/>
      <w:b w:val="0"/>
      <w:smallCaps/>
      <w:szCs w:val="24"/>
    </w:rPr>
  </w:style>
  <w:style w:type="character" w:customStyle="1" w:styleId="TitleChar">
    <w:name w:val="Title Char"/>
    <w:basedOn w:val="DefaultParagraphFont"/>
    <w:link w:val="Title"/>
    <w:uiPriority w:val="10"/>
    <w:rsid w:val="00427EC5"/>
    <w:rPr>
      <w:rFonts w:ascii="Century Schoolbook" w:hAnsi="Century Schoolbook" w:cs="Times New Roman"/>
      <w:smallCaps/>
      <w:sz w:val="21"/>
    </w:rPr>
  </w:style>
  <w:style w:type="table" w:customStyle="1" w:styleId="TableNormal0">
    <w:name w:val="TableNormal"/>
    <w:rsid w:val="007E078E"/>
    <w:pPr>
      <w:ind w:firstLine="720"/>
    </w:pPr>
    <w:rPr>
      <w:rFonts w:eastAsia="Times New Roman" w:cs="Times New Roman"/>
    </w:rPr>
    <w:tblPr>
      <w:tblCellMar>
        <w:top w:w="0" w:type="dxa"/>
        <w:left w:w="0" w:type="dxa"/>
        <w:bottom w:w="0" w:type="dxa"/>
        <w:right w:w="0" w:type="dxa"/>
      </w:tblCellMar>
    </w:tblPr>
  </w:style>
  <w:style w:type="character" w:customStyle="1" w:styleId="SubtitleChar">
    <w:name w:val="Subtitle Char"/>
    <w:basedOn w:val="DefaultParagraphFont"/>
    <w:link w:val="Subtitle"/>
    <w:uiPriority w:val="11"/>
    <w:rsid w:val="007E078E"/>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7E078E"/>
    <w:pPr>
      <w:suppressAutoHyphens w:val="0"/>
      <w:ind w:firstLine="0"/>
      <w:jc w:val="left"/>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uiPriority w:val="11"/>
    <w:rsid w:val="007E078E"/>
    <w:rPr>
      <w:rFonts w:asciiTheme="minorHAnsi" w:eastAsiaTheme="minorEastAsia" w:hAnsiTheme="minorHAnsi"/>
      <w:color w:val="5A5A5A" w:themeColor="text1" w:themeTint="A5"/>
      <w:spacing w:val="15"/>
      <w:sz w:val="22"/>
      <w:szCs w:val="22"/>
    </w:rPr>
  </w:style>
  <w:style w:type="character" w:styleId="IntenseEmphasis">
    <w:name w:val="Intense Emphasis"/>
    <w:basedOn w:val="DefaultParagraphFont"/>
    <w:uiPriority w:val="21"/>
    <w:qFormat/>
    <w:rsid w:val="007E078E"/>
    <w:rPr>
      <w:i/>
      <w:iCs/>
      <w:color w:val="2F5496" w:themeColor="accent1" w:themeShade="BF"/>
    </w:rPr>
  </w:style>
  <w:style w:type="character" w:customStyle="1" w:styleId="QuoteChar">
    <w:name w:val="Quote Char"/>
    <w:basedOn w:val="DefaultParagraphFont"/>
    <w:link w:val="Quote"/>
    <w:uiPriority w:val="29"/>
    <w:rsid w:val="007E078E"/>
    <w:rPr>
      <w:i/>
      <w:iCs/>
      <w:color w:val="404040" w:themeColor="text1" w:themeTint="BF"/>
    </w:rPr>
  </w:style>
  <w:style w:type="paragraph" w:styleId="Quote">
    <w:name w:val="Quote"/>
    <w:basedOn w:val="Normal"/>
    <w:next w:val="Normal"/>
    <w:link w:val="QuoteChar"/>
    <w:uiPriority w:val="29"/>
    <w:qFormat/>
    <w:rsid w:val="007E078E"/>
    <w:pPr>
      <w:suppressAutoHyphens w:val="0"/>
      <w:spacing w:before="160"/>
      <w:ind w:firstLine="0"/>
      <w:jc w:val="center"/>
    </w:pPr>
    <w:rPr>
      <w:i/>
      <w:iCs/>
      <w:color w:val="404040" w:themeColor="text1" w:themeTint="BF"/>
      <w:sz w:val="24"/>
    </w:rPr>
  </w:style>
  <w:style w:type="character" w:customStyle="1" w:styleId="QuoteChar1">
    <w:name w:val="Quote Char1"/>
    <w:basedOn w:val="DefaultParagraphFont"/>
    <w:uiPriority w:val="29"/>
    <w:rsid w:val="007E078E"/>
    <w:rPr>
      <w:i/>
      <w:iCs/>
      <w:color w:val="404040" w:themeColor="text1" w:themeTint="BF"/>
      <w:sz w:val="21"/>
    </w:rPr>
  </w:style>
  <w:style w:type="character" w:customStyle="1" w:styleId="IntenseQuoteChar">
    <w:name w:val="Intense Quote Char"/>
    <w:basedOn w:val="DefaultParagraphFont"/>
    <w:link w:val="IntenseQuote"/>
    <w:uiPriority w:val="30"/>
    <w:rsid w:val="007E078E"/>
    <w:rPr>
      <w:i/>
      <w:iCs/>
      <w:color w:val="2F5496" w:themeColor="accent1" w:themeShade="BF"/>
    </w:rPr>
  </w:style>
  <w:style w:type="paragraph" w:styleId="IntenseQuote">
    <w:name w:val="Intense Quote"/>
    <w:basedOn w:val="Normal"/>
    <w:next w:val="Normal"/>
    <w:link w:val="IntenseQuoteChar"/>
    <w:uiPriority w:val="30"/>
    <w:qFormat/>
    <w:rsid w:val="007E078E"/>
    <w:pPr>
      <w:pBdr>
        <w:top w:val="single" w:sz="4" w:space="10" w:color="2F5496" w:themeColor="accent1" w:themeShade="BF"/>
        <w:bottom w:val="single" w:sz="4" w:space="10" w:color="2F5496" w:themeColor="accent1" w:themeShade="BF"/>
      </w:pBdr>
      <w:suppressAutoHyphens w:val="0"/>
      <w:spacing w:before="360" w:after="360"/>
      <w:ind w:left="864" w:right="864" w:firstLine="0"/>
      <w:jc w:val="center"/>
    </w:pPr>
    <w:rPr>
      <w:i/>
      <w:iCs/>
      <w:color w:val="2F5496" w:themeColor="accent1" w:themeShade="BF"/>
      <w:sz w:val="24"/>
    </w:rPr>
  </w:style>
  <w:style w:type="character" w:customStyle="1" w:styleId="IntenseQuoteChar1">
    <w:name w:val="Intense Quote Char1"/>
    <w:basedOn w:val="DefaultParagraphFont"/>
    <w:uiPriority w:val="30"/>
    <w:rsid w:val="007E078E"/>
    <w:rPr>
      <w:i/>
      <w:iCs/>
      <w:color w:val="4472C4" w:themeColor="accent1"/>
      <w:sz w:val="21"/>
    </w:rPr>
  </w:style>
  <w:style w:type="character" w:styleId="IntenseReference">
    <w:name w:val="Intense Reference"/>
    <w:basedOn w:val="DefaultParagraphFont"/>
    <w:uiPriority w:val="32"/>
    <w:qFormat/>
    <w:rsid w:val="007E078E"/>
    <w:rPr>
      <w:b/>
      <w:bCs/>
      <w:smallCaps/>
      <w:color w:val="2F5496" w:themeColor="accent1" w:themeShade="BF"/>
      <w:spacing w:val="5"/>
    </w:rPr>
  </w:style>
  <w:style w:type="character" w:customStyle="1" w:styleId="normaltextrun">
    <w:name w:val="normaltextrun"/>
    <w:basedOn w:val="DefaultParagraphFont"/>
    <w:rsid w:val="007E078E"/>
  </w:style>
  <w:style w:type="character" w:customStyle="1" w:styleId="eop">
    <w:name w:val="eop"/>
    <w:basedOn w:val="DefaultParagraphFont"/>
    <w:rsid w:val="007E078E"/>
  </w:style>
  <w:style w:type="paragraph" w:customStyle="1" w:styleId="paragraph0">
    <w:name w:val="paragraph"/>
    <w:basedOn w:val="Normal"/>
    <w:rsid w:val="007E078E"/>
    <w:pPr>
      <w:suppressAutoHyphens w:val="0"/>
      <w:spacing w:before="100" w:beforeAutospacing="1" w:after="100" w:afterAutospacing="1"/>
      <w:ind w:firstLine="0"/>
      <w:jc w:val="left"/>
    </w:pPr>
    <w:rPr>
      <w:rFonts w:eastAsia="Times New Roman" w:cs="Times New Roman"/>
      <w:sz w:val="24"/>
    </w:rPr>
  </w:style>
  <w:style w:type="character" w:customStyle="1" w:styleId="ssit">
    <w:name w:val="ss_it"/>
    <w:basedOn w:val="DefaultParagraphFont"/>
    <w:rsid w:val="007E078E"/>
  </w:style>
  <w:style w:type="character" w:customStyle="1" w:styleId="sssh">
    <w:name w:val="ss_sh"/>
    <w:basedOn w:val="DefaultParagraphFont"/>
    <w:rsid w:val="007E078E"/>
  </w:style>
  <w:style w:type="character" w:customStyle="1" w:styleId="coconcept118">
    <w:name w:val="co_concept_1_18"/>
    <w:basedOn w:val="DefaultParagraphFont"/>
    <w:rsid w:val="007E078E"/>
  </w:style>
  <w:style w:type="character" w:customStyle="1" w:styleId="ac">
    <w:name w:val="ac"/>
    <w:basedOn w:val="DefaultParagraphFont"/>
    <w:rsid w:val="007E078E"/>
  </w:style>
  <w:style w:type="character" w:customStyle="1" w:styleId="coconcept25">
    <w:name w:val="co_concept_2_5"/>
    <w:basedOn w:val="DefaultParagraphFont"/>
    <w:rsid w:val="007E078E"/>
  </w:style>
  <w:style w:type="character" w:customStyle="1" w:styleId="coconcept1319">
    <w:name w:val="co_concept_13_19"/>
    <w:basedOn w:val="DefaultParagraphFont"/>
    <w:rsid w:val="007E078E"/>
  </w:style>
  <w:style w:type="character" w:customStyle="1" w:styleId="cosearchterm">
    <w:name w:val="co_searchterm"/>
    <w:basedOn w:val="DefaultParagraphFont"/>
    <w:rsid w:val="007E078E"/>
  </w:style>
  <w:style w:type="character" w:customStyle="1" w:styleId="coconcept2735">
    <w:name w:val="co_concept_27_35"/>
    <w:basedOn w:val="DefaultParagraphFont"/>
    <w:rsid w:val="007E078E"/>
  </w:style>
  <w:style w:type="character" w:customStyle="1" w:styleId="coconcept2341">
    <w:name w:val="co_concept_23_41"/>
    <w:basedOn w:val="DefaultParagraphFont"/>
    <w:rsid w:val="007E078E"/>
  </w:style>
  <w:style w:type="character" w:customStyle="1" w:styleId="coconcept1316">
    <w:name w:val="co_concept_13_16"/>
    <w:basedOn w:val="DefaultParagraphFont"/>
    <w:rsid w:val="007E078E"/>
  </w:style>
  <w:style w:type="character" w:customStyle="1" w:styleId="costarpage">
    <w:name w:val="co_starpage"/>
    <w:basedOn w:val="DefaultParagraphFont"/>
    <w:rsid w:val="007E078E"/>
  </w:style>
  <w:style w:type="character" w:customStyle="1" w:styleId="copinpointicon">
    <w:name w:val="co_pinpointicon"/>
    <w:basedOn w:val="DefaultParagraphFont"/>
    <w:rsid w:val="007E078E"/>
  </w:style>
  <w:style w:type="character" w:customStyle="1" w:styleId="coconcept4042">
    <w:name w:val="co_concept_40_42"/>
    <w:basedOn w:val="DefaultParagraphFont"/>
    <w:rsid w:val="007E078E"/>
  </w:style>
  <w:style w:type="character" w:customStyle="1" w:styleId="findhit">
    <w:name w:val="findhit"/>
    <w:basedOn w:val="DefaultParagraphFont"/>
    <w:rsid w:val="007E078E"/>
  </w:style>
  <w:style w:type="character" w:customStyle="1" w:styleId="coconcept2231">
    <w:name w:val="co_concept_22_31"/>
    <w:basedOn w:val="DefaultParagraphFont"/>
    <w:rsid w:val="007E078E"/>
  </w:style>
  <w:style w:type="character" w:customStyle="1" w:styleId="coconcept4761">
    <w:name w:val="co_concept_47_61"/>
    <w:basedOn w:val="DefaultParagraphFont"/>
    <w:rsid w:val="007E078E"/>
  </w:style>
  <w:style w:type="character" w:customStyle="1" w:styleId="coconcept27">
    <w:name w:val="co_concept_2_7"/>
    <w:basedOn w:val="DefaultParagraphFont"/>
    <w:rsid w:val="007E078E"/>
  </w:style>
  <w:style w:type="character" w:customStyle="1" w:styleId="coconcept2632">
    <w:name w:val="co_concept_26_32"/>
    <w:basedOn w:val="DefaultParagraphFont"/>
    <w:rsid w:val="007E078E"/>
  </w:style>
  <w:style w:type="paragraph" w:styleId="ListBullet">
    <w:name w:val="List Bullet"/>
    <w:basedOn w:val="Normal"/>
    <w:uiPriority w:val="99"/>
    <w:unhideWhenUsed/>
    <w:rsid w:val="007E078E"/>
    <w:pPr>
      <w:suppressAutoHyphens w:val="0"/>
      <w:ind w:firstLine="0"/>
      <w:contextualSpacing/>
      <w:jc w:val="left"/>
    </w:pPr>
    <w:rPr>
      <w:rFonts w:eastAsia="Times New Roman" w:cs="Times New Roman"/>
      <w:sz w:val="24"/>
    </w:rPr>
  </w:style>
  <w:style w:type="paragraph" w:styleId="NoSpacing">
    <w:name w:val="No Spacing"/>
    <w:uiPriority w:val="1"/>
    <w:qFormat/>
    <w:rsid w:val="007E078E"/>
    <w:pPr>
      <w:ind w:firstLine="720"/>
    </w:pPr>
    <w:rPr>
      <w:rFonts w:eastAsia="Times New Roman" w:cs="Times New Roman"/>
    </w:rPr>
  </w:style>
  <w:style w:type="paragraph" w:customStyle="1" w:styleId="FootnoteStyle">
    <w:name w:val="Footnote Style"/>
    <w:basedOn w:val="FootnoteText"/>
    <w:qFormat/>
    <w:rsid w:val="007E078E"/>
    <w:pPr>
      <w:suppressAutoHyphens w:val="0"/>
      <w:spacing w:after="0"/>
      <w:jc w:val="left"/>
    </w:pPr>
    <w:rPr>
      <w:rFonts w:eastAsia="Times New Roman" w:cs="Times New Roman"/>
      <w:sz w:val="20"/>
      <w:szCs w:val="20"/>
    </w:rPr>
  </w:style>
  <w:style w:type="character" w:customStyle="1" w:styleId="coconcept19">
    <w:name w:val="co_concept_1_9"/>
    <w:basedOn w:val="DefaultParagraphFont"/>
    <w:rsid w:val="007E078E"/>
  </w:style>
  <w:style w:type="character" w:customStyle="1" w:styleId="coconcept1720">
    <w:name w:val="co_concept_17_20"/>
    <w:basedOn w:val="DefaultParagraphFont"/>
    <w:rsid w:val="007E078E"/>
  </w:style>
  <w:style w:type="character" w:customStyle="1" w:styleId="coconcept1315">
    <w:name w:val="co_concept_13_15"/>
    <w:basedOn w:val="DefaultParagraphFont"/>
    <w:rsid w:val="007E078E"/>
  </w:style>
  <w:style w:type="character" w:customStyle="1" w:styleId="coconcept1172">
    <w:name w:val="co_concept_1_172"/>
    <w:basedOn w:val="DefaultParagraphFont"/>
    <w:rsid w:val="007E078E"/>
  </w:style>
  <w:style w:type="paragraph" w:styleId="HTMLPreformatted">
    <w:name w:val="HTML Preformatted"/>
    <w:basedOn w:val="Normal"/>
    <w:link w:val="HTMLPreformattedChar"/>
    <w:uiPriority w:val="99"/>
    <w:semiHidden/>
    <w:unhideWhenUsed/>
    <w:rsid w:val="007E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078E"/>
    <w:rPr>
      <w:rFonts w:ascii="Courier New" w:eastAsia="Times New Roman" w:hAnsi="Courier New" w:cs="Courier New"/>
      <w:sz w:val="20"/>
      <w:szCs w:val="20"/>
    </w:rPr>
  </w:style>
  <w:style w:type="character" w:customStyle="1" w:styleId="num">
    <w:name w:val="num"/>
    <w:basedOn w:val="DefaultParagraphFont"/>
    <w:rsid w:val="007E078E"/>
  </w:style>
  <w:style w:type="numbering" w:customStyle="1" w:styleId="CurrentList1">
    <w:name w:val="Current List1"/>
    <w:uiPriority w:val="99"/>
    <w:rsid w:val="007E078E"/>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docs.github.com/en/copilot/how-tos/get-code-suggestions/find-matching-code" TargetMode="External"/><Relationship Id="rId2" Type="http://schemas.openxmlformats.org/officeDocument/2006/relationships/hyperlink" Target="https://code.visualstudio.com/docs/copilot/ai-powered-suggestions" TargetMode="External"/><Relationship Id="rId1" Type="http://schemas.openxmlformats.org/officeDocument/2006/relationships/hyperlink" Target="https://1.next.westlaw.com/Link/Document/FullText?findType=Y&amp;serNum=2041777219&amp;pubNum=0000999&amp;originatingDoc=Id97929902ace11ee941bc18387ccb42e&amp;refType=RP&amp;originationContext=document&amp;transitionType=DocumentItem&amp;ppcid=751f4676e8644033bfe476c995f4f187&amp;contextData=(sc.Default)&amp;documentSection=co_pp_sp_999_7" TargetMode="External"/><Relationship Id="rId5" Type="http://schemas.openxmlformats.org/officeDocument/2006/relationships/hyperlink" Target="https://web.archive.org/web/20121218091632/http:/judiciary.house.gov/legacy/4012.htm" TargetMode="External"/><Relationship Id="rId4" Type="http://schemas.openxmlformats.org/officeDocument/2006/relationships/hyperlink" Target="https://docs.github.com/en/copilot/concepts/completions/code-referen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6F4160B-F4DD-4CA8-97F6-2528E4A9E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12715</Words>
  <Characters>72479</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Stanford Law Review</dc:creator>
  <cp:keywords/>
  <dc:description/>
  <cp:lastModifiedBy>Hana Agnes Ryan</cp:lastModifiedBy>
  <cp:revision>2</cp:revision>
  <cp:lastPrinted>2017-02-24T22:13:00Z</cp:lastPrinted>
  <dcterms:created xsi:type="dcterms:W3CDTF">2025-10-20T20:36:00Z</dcterms:created>
  <dcterms:modified xsi:type="dcterms:W3CDTF">2025-10-20T20:36:00Z</dcterms:modified>
</cp:coreProperties>
</file>